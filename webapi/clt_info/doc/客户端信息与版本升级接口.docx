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637" w:rsidRPr="00592375" w:rsidRDefault="008C4637" w:rsidP="002535EB">
      <w:pPr>
        <w:pStyle w:val="QB7"/>
        <w:ind w:firstLine="420"/>
        <w:rPr>
          <w:color w:val="000000" w:themeColor="text1"/>
        </w:rPr>
      </w:pPr>
    </w:p>
    <w:p w:rsidR="008C4637" w:rsidRPr="00592375" w:rsidRDefault="008C4637" w:rsidP="008C4637">
      <w:pPr>
        <w:pStyle w:val="QB7"/>
        <w:ind w:firstLineChars="0" w:firstLine="0"/>
        <w:jc w:val="center"/>
        <w:rPr>
          <w:b/>
          <w:color w:val="000000" w:themeColor="text1"/>
          <w:sz w:val="32"/>
          <w:szCs w:val="32"/>
        </w:rPr>
      </w:pPr>
      <w:r w:rsidRPr="00592375">
        <w:rPr>
          <w:rFonts w:hint="eastAsia"/>
          <w:b/>
          <w:color w:val="000000" w:themeColor="text1"/>
          <w:sz w:val="32"/>
          <w:szCs w:val="32"/>
        </w:rPr>
        <w:t>修订记录</w:t>
      </w: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1"/>
        <w:gridCol w:w="992"/>
        <w:gridCol w:w="1276"/>
        <w:gridCol w:w="5153"/>
      </w:tblGrid>
      <w:tr w:rsidR="00DE61F5" w:rsidRPr="00592375" w:rsidTr="00751F9A">
        <w:trPr>
          <w:trHeight w:val="496"/>
          <w:jc w:val="center"/>
        </w:trPr>
        <w:tc>
          <w:tcPr>
            <w:tcW w:w="1101" w:type="dxa"/>
            <w:tcBorders>
              <w:top w:val="single" w:sz="4" w:space="0" w:color="auto"/>
              <w:left w:val="single" w:sz="4" w:space="0" w:color="auto"/>
              <w:bottom w:val="single" w:sz="4" w:space="0" w:color="auto"/>
              <w:right w:val="single" w:sz="4" w:space="0" w:color="auto"/>
            </w:tcBorders>
            <w:shd w:val="clear" w:color="auto" w:fill="D9D9D9"/>
            <w:vAlign w:val="bottom"/>
            <w:hideMark/>
          </w:tcPr>
          <w:p w:rsidR="00DE61F5" w:rsidRPr="00592375" w:rsidRDefault="00DE61F5" w:rsidP="00751F9A">
            <w:pPr>
              <w:jc w:val="center"/>
              <w:rPr>
                <w:b/>
                <w:bCs/>
                <w:color w:val="000000" w:themeColor="text1"/>
                <w:sz w:val="24"/>
              </w:rPr>
            </w:pPr>
            <w:bookmarkStart w:id="0" w:name="_Toc118024550"/>
            <w:bookmarkStart w:id="1" w:name="_Toc118024568"/>
            <w:bookmarkStart w:id="2" w:name="_Toc118026096"/>
            <w:bookmarkStart w:id="3" w:name="_Toc118028381"/>
            <w:r w:rsidRPr="00592375">
              <w:rPr>
                <w:rFonts w:hint="eastAsia"/>
                <w:b/>
                <w:bCs/>
                <w:color w:val="000000" w:themeColor="text1"/>
                <w:sz w:val="24"/>
              </w:rPr>
              <w:t>版本号</w:t>
            </w:r>
          </w:p>
        </w:tc>
        <w:tc>
          <w:tcPr>
            <w:tcW w:w="992" w:type="dxa"/>
            <w:tcBorders>
              <w:top w:val="single" w:sz="4" w:space="0" w:color="auto"/>
              <w:left w:val="single" w:sz="4" w:space="0" w:color="auto"/>
              <w:bottom w:val="single" w:sz="4" w:space="0" w:color="auto"/>
              <w:right w:val="single" w:sz="4" w:space="0" w:color="auto"/>
            </w:tcBorders>
            <w:shd w:val="clear" w:color="auto" w:fill="D9D9D9"/>
            <w:vAlign w:val="bottom"/>
            <w:hideMark/>
          </w:tcPr>
          <w:p w:rsidR="00DE61F5" w:rsidRPr="00592375" w:rsidRDefault="00DE61F5" w:rsidP="00751F9A">
            <w:pPr>
              <w:jc w:val="center"/>
              <w:rPr>
                <w:b/>
                <w:bCs/>
                <w:color w:val="000000" w:themeColor="text1"/>
                <w:sz w:val="24"/>
              </w:rPr>
            </w:pPr>
            <w:r w:rsidRPr="00592375">
              <w:rPr>
                <w:rFonts w:hint="eastAsia"/>
                <w:b/>
                <w:bCs/>
                <w:color w:val="000000" w:themeColor="text1"/>
                <w:sz w:val="24"/>
              </w:rPr>
              <w:t>修订人</w:t>
            </w:r>
          </w:p>
        </w:tc>
        <w:tc>
          <w:tcPr>
            <w:tcW w:w="1276" w:type="dxa"/>
            <w:tcBorders>
              <w:top w:val="single" w:sz="4" w:space="0" w:color="auto"/>
              <w:left w:val="single" w:sz="4" w:space="0" w:color="auto"/>
              <w:bottom w:val="single" w:sz="4" w:space="0" w:color="auto"/>
              <w:right w:val="single" w:sz="4" w:space="0" w:color="auto"/>
            </w:tcBorders>
            <w:shd w:val="clear" w:color="auto" w:fill="D9D9D9"/>
            <w:vAlign w:val="bottom"/>
            <w:hideMark/>
          </w:tcPr>
          <w:p w:rsidR="00DE61F5" w:rsidRPr="00592375" w:rsidRDefault="00DE61F5" w:rsidP="00751F9A">
            <w:pPr>
              <w:jc w:val="center"/>
              <w:rPr>
                <w:b/>
                <w:bCs/>
                <w:color w:val="000000" w:themeColor="text1"/>
                <w:sz w:val="24"/>
              </w:rPr>
            </w:pPr>
            <w:r w:rsidRPr="00592375">
              <w:rPr>
                <w:rFonts w:hint="eastAsia"/>
                <w:b/>
                <w:bCs/>
                <w:color w:val="000000" w:themeColor="text1"/>
                <w:sz w:val="24"/>
              </w:rPr>
              <w:t>修订日期</w:t>
            </w:r>
          </w:p>
        </w:tc>
        <w:tc>
          <w:tcPr>
            <w:tcW w:w="5153" w:type="dxa"/>
            <w:tcBorders>
              <w:top w:val="single" w:sz="4" w:space="0" w:color="auto"/>
              <w:left w:val="single" w:sz="4" w:space="0" w:color="auto"/>
              <w:bottom w:val="single" w:sz="4" w:space="0" w:color="auto"/>
              <w:right w:val="single" w:sz="4" w:space="0" w:color="auto"/>
            </w:tcBorders>
            <w:shd w:val="clear" w:color="auto" w:fill="D9D9D9"/>
            <w:vAlign w:val="bottom"/>
            <w:hideMark/>
          </w:tcPr>
          <w:p w:rsidR="00DE61F5" w:rsidRPr="00592375" w:rsidRDefault="00DE61F5" w:rsidP="00751F9A">
            <w:pPr>
              <w:jc w:val="center"/>
              <w:rPr>
                <w:b/>
                <w:bCs/>
                <w:color w:val="000000" w:themeColor="text1"/>
                <w:sz w:val="24"/>
              </w:rPr>
            </w:pPr>
            <w:r w:rsidRPr="00592375">
              <w:rPr>
                <w:rFonts w:hint="eastAsia"/>
                <w:b/>
                <w:bCs/>
                <w:color w:val="000000" w:themeColor="text1"/>
                <w:sz w:val="24"/>
              </w:rPr>
              <w:t>修订内容</w:t>
            </w:r>
          </w:p>
        </w:tc>
      </w:tr>
      <w:tr w:rsidR="00DE61F5" w:rsidRPr="00592375" w:rsidTr="00751F9A">
        <w:trPr>
          <w:jc w:val="center"/>
        </w:trPr>
        <w:tc>
          <w:tcPr>
            <w:tcW w:w="1101" w:type="dxa"/>
            <w:tcBorders>
              <w:top w:val="single" w:sz="4" w:space="0" w:color="auto"/>
              <w:left w:val="single" w:sz="4" w:space="0" w:color="auto"/>
              <w:bottom w:val="single" w:sz="4" w:space="0" w:color="auto"/>
              <w:right w:val="single" w:sz="4" w:space="0" w:color="auto"/>
            </w:tcBorders>
            <w:vAlign w:val="bottom"/>
            <w:hideMark/>
          </w:tcPr>
          <w:p w:rsidR="00DE61F5" w:rsidRPr="00592375" w:rsidRDefault="00DE61F5" w:rsidP="00BA71C9">
            <w:pPr>
              <w:pStyle w:val="QB8"/>
              <w:widowControl w:val="0"/>
              <w:ind w:firstLineChars="0" w:firstLine="0"/>
              <w:rPr>
                <w:rFonts w:ascii="Times New Roman" w:eastAsia="宋体"/>
                <w:noProof w:val="0"/>
                <w:color w:val="000000" w:themeColor="text1"/>
                <w:kern w:val="2"/>
                <w:sz w:val="22"/>
                <w:szCs w:val="24"/>
              </w:rPr>
            </w:pPr>
            <w:r w:rsidRPr="00592375">
              <w:rPr>
                <w:rFonts w:ascii="Times New Roman" w:eastAsia="宋体"/>
                <w:noProof w:val="0"/>
                <w:color w:val="000000" w:themeColor="text1"/>
                <w:kern w:val="2"/>
                <w:sz w:val="22"/>
                <w:szCs w:val="24"/>
              </w:rPr>
              <w:t>V</w:t>
            </w:r>
            <w:r w:rsidR="003E17AA" w:rsidRPr="00592375">
              <w:rPr>
                <w:rFonts w:ascii="Times New Roman" w:eastAsia="宋体" w:hint="eastAsia"/>
                <w:noProof w:val="0"/>
                <w:color w:val="000000" w:themeColor="text1"/>
                <w:kern w:val="2"/>
                <w:sz w:val="22"/>
                <w:szCs w:val="24"/>
              </w:rPr>
              <w:t>1.</w:t>
            </w:r>
            <w:r w:rsidR="00BA71C9">
              <w:rPr>
                <w:rFonts w:ascii="Times New Roman" w:eastAsia="宋体"/>
                <w:noProof w:val="0"/>
                <w:color w:val="000000" w:themeColor="text1"/>
                <w:kern w:val="2"/>
                <w:sz w:val="22"/>
                <w:szCs w:val="24"/>
              </w:rPr>
              <w:t>0</w:t>
            </w:r>
          </w:p>
        </w:tc>
        <w:tc>
          <w:tcPr>
            <w:tcW w:w="992" w:type="dxa"/>
            <w:tcBorders>
              <w:top w:val="single" w:sz="4" w:space="0" w:color="auto"/>
              <w:left w:val="single" w:sz="4" w:space="0" w:color="auto"/>
              <w:bottom w:val="single" w:sz="4" w:space="0" w:color="auto"/>
              <w:right w:val="single" w:sz="4" w:space="0" w:color="auto"/>
            </w:tcBorders>
            <w:vAlign w:val="bottom"/>
            <w:hideMark/>
          </w:tcPr>
          <w:p w:rsidR="00DE61F5" w:rsidRPr="00592375" w:rsidRDefault="00DE61F5" w:rsidP="00751F9A">
            <w:pPr>
              <w:rPr>
                <w:color w:val="000000" w:themeColor="text1"/>
                <w:sz w:val="22"/>
              </w:rPr>
            </w:pPr>
          </w:p>
        </w:tc>
        <w:tc>
          <w:tcPr>
            <w:tcW w:w="1276" w:type="dxa"/>
            <w:tcBorders>
              <w:top w:val="single" w:sz="4" w:space="0" w:color="auto"/>
              <w:left w:val="single" w:sz="4" w:space="0" w:color="auto"/>
              <w:bottom w:val="single" w:sz="4" w:space="0" w:color="auto"/>
              <w:right w:val="single" w:sz="4" w:space="0" w:color="auto"/>
            </w:tcBorders>
            <w:vAlign w:val="bottom"/>
            <w:hideMark/>
          </w:tcPr>
          <w:p w:rsidR="00DE61F5" w:rsidRPr="00592375" w:rsidRDefault="00DE61F5" w:rsidP="00751F9A">
            <w:pPr>
              <w:rPr>
                <w:color w:val="000000" w:themeColor="text1"/>
                <w:sz w:val="22"/>
              </w:rPr>
            </w:pPr>
          </w:p>
        </w:tc>
        <w:tc>
          <w:tcPr>
            <w:tcW w:w="5153" w:type="dxa"/>
            <w:tcBorders>
              <w:top w:val="single" w:sz="4" w:space="0" w:color="auto"/>
              <w:left w:val="single" w:sz="4" w:space="0" w:color="auto"/>
              <w:bottom w:val="single" w:sz="4" w:space="0" w:color="auto"/>
              <w:right w:val="single" w:sz="4" w:space="0" w:color="auto"/>
            </w:tcBorders>
            <w:vAlign w:val="bottom"/>
            <w:hideMark/>
          </w:tcPr>
          <w:p w:rsidR="008F217F" w:rsidRDefault="008F217F">
            <w:pPr>
              <w:ind w:left="420"/>
              <w:rPr>
                <w:color w:val="000000" w:themeColor="text1"/>
              </w:rPr>
            </w:pPr>
          </w:p>
        </w:tc>
      </w:tr>
      <w:tr w:rsidR="00BA71C9" w:rsidRPr="00592375" w:rsidTr="00751F9A">
        <w:trPr>
          <w:jc w:val="center"/>
        </w:trPr>
        <w:tc>
          <w:tcPr>
            <w:tcW w:w="1101" w:type="dxa"/>
            <w:tcBorders>
              <w:top w:val="single" w:sz="4" w:space="0" w:color="auto"/>
              <w:left w:val="single" w:sz="4" w:space="0" w:color="auto"/>
              <w:bottom w:val="single" w:sz="4" w:space="0" w:color="auto"/>
              <w:right w:val="single" w:sz="4" w:space="0" w:color="auto"/>
            </w:tcBorders>
            <w:vAlign w:val="bottom"/>
            <w:hideMark/>
          </w:tcPr>
          <w:p w:rsidR="00BA71C9" w:rsidRPr="00592375" w:rsidRDefault="00BA71C9" w:rsidP="00BA71C9">
            <w:pPr>
              <w:pStyle w:val="QB8"/>
              <w:widowControl w:val="0"/>
              <w:ind w:firstLineChars="0" w:firstLine="0"/>
              <w:rPr>
                <w:rFonts w:ascii="Times New Roman" w:eastAsia="宋体"/>
                <w:noProof w:val="0"/>
                <w:color w:val="000000" w:themeColor="text1"/>
                <w:kern w:val="2"/>
                <w:sz w:val="22"/>
                <w:szCs w:val="24"/>
              </w:rPr>
            </w:pPr>
            <w:r>
              <w:rPr>
                <w:rFonts w:ascii="Times New Roman" w:eastAsia="宋体"/>
                <w:noProof w:val="0"/>
                <w:color w:val="000000" w:themeColor="text1"/>
                <w:kern w:val="2"/>
                <w:sz w:val="22"/>
                <w:szCs w:val="24"/>
              </w:rPr>
              <w:t>V1.1</w:t>
            </w:r>
          </w:p>
        </w:tc>
        <w:tc>
          <w:tcPr>
            <w:tcW w:w="992" w:type="dxa"/>
            <w:tcBorders>
              <w:top w:val="single" w:sz="4" w:space="0" w:color="auto"/>
              <w:left w:val="single" w:sz="4" w:space="0" w:color="auto"/>
              <w:bottom w:val="single" w:sz="4" w:space="0" w:color="auto"/>
              <w:right w:val="single" w:sz="4" w:space="0" w:color="auto"/>
            </w:tcBorders>
            <w:vAlign w:val="bottom"/>
            <w:hideMark/>
          </w:tcPr>
          <w:p w:rsidR="00BA71C9" w:rsidRPr="00592375" w:rsidRDefault="00BA71C9" w:rsidP="00751F9A">
            <w:pPr>
              <w:rPr>
                <w:color w:val="000000" w:themeColor="text1"/>
                <w:sz w:val="22"/>
              </w:rPr>
            </w:pPr>
          </w:p>
        </w:tc>
        <w:tc>
          <w:tcPr>
            <w:tcW w:w="1276" w:type="dxa"/>
            <w:tcBorders>
              <w:top w:val="single" w:sz="4" w:space="0" w:color="auto"/>
              <w:left w:val="single" w:sz="4" w:space="0" w:color="auto"/>
              <w:bottom w:val="single" w:sz="4" w:space="0" w:color="auto"/>
              <w:right w:val="single" w:sz="4" w:space="0" w:color="auto"/>
            </w:tcBorders>
            <w:vAlign w:val="bottom"/>
            <w:hideMark/>
          </w:tcPr>
          <w:p w:rsidR="00BA71C9" w:rsidRPr="00592375" w:rsidRDefault="00BA71C9" w:rsidP="00751F9A">
            <w:pPr>
              <w:rPr>
                <w:color w:val="000000" w:themeColor="text1"/>
                <w:sz w:val="22"/>
              </w:rPr>
            </w:pPr>
          </w:p>
        </w:tc>
        <w:tc>
          <w:tcPr>
            <w:tcW w:w="5153" w:type="dxa"/>
            <w:tcBorders>
              <w:top w:val="single" w:sz="4" w:space="0" w:color="auto"/>
              <w:left w:val="single" w:sz="4" w:space="0" w:color="auto"/>
              <w:bottom w:val="single" w:sz="4" w:space="0" w:color="auto"/>
              <w:right w:val="single" w:sz="4" w:space="0" w:color="auto"/>
            </w:tcBorders>
            <w:vAlign w:val="bottom"/>
            <w:hideMark/>
          </w:tcPr>
          <w:p w:rsidR="008F217F" w:rsidRDefault="008F217F">
            <w:pPr>
              <w:pStyle w:val="affc"/>
              <w:numPr>
                <w:ilvl w:val="0"/>
                <w:numId w:val="23"/>
              </w:numPr>
              <w:ind w:firstLineChars="0"/>
              <w:rPr>
                <w:color w:val="000000" w:themeColor="text1"/>
              </w:rPr>
            </w:pPr>
          </w:p>
        </w:tc>
      </w:tr>
    </w:tbl>
    <w:p w:rsidR="00B15C07" w:rsidRPr="00592375" w:rsidRDefault="00B15C07" w:rsidP="00AE7375">
      <w:pPr>
        <w:rPr>
          <w:color w:val="000000" w:themeColor="text1"/>
        </w:rPr>
      </w:pPr>
    </w:p>
    <w:p w:rsidR="002535EB" w:rsidRPr="00592375" w:rsidRDefault="00B15C07" w:rsidP="002535EB">
      <w:pPr>
        <w:pStyle w:val="QB8"/>
        <w:rPr>
          <w:color w:val="000000" w:themeColor="text1"/>
        </w:rPr>
      </w:pPr>
      <w:r w:rsidRPr="00592375">
        <w:rPr>
          <w:color w:val="000000" w:themeColor="text1"/>
        </w:rPr>
        <w:br w:type="page"/>
      </w:r>
      <w:r w:rsidR="002535EB" w:rsidRPr="00592375">
        <w:rPr>
          <w:rFonts w:hint="eastAsia"/>
          <w:color w:val="000000" w:themeColor="text1"/>
        </w:rPr>
        <w:lastRenderedPageBreak/>
        <w:t>目</w:t>
      </w:r>
      <w:r w:rsidR="002535EB" w:rsidRPr="00592375">
        <w:rPr>
          <w:rFonts w:hint="eastAsia"/>
          <w:color w:val="000000" w:themeColor="text1"/>
        </w:rPr>
        <w:tab/>
      </w:r>
      <w:r w:rsidR="002535EB" w:rsidRPr="00592375">
        <w:rPr>
          <w:rFonts w:hint="eastAsia"/>
          <w:color w:val="000000" w:themeColor="text1"/>
        </w:rPr>
        <w:tab/>
        <w:t>录</w:t>
      </w:r>
      <w:bookmarkEnd w:id="0"/>
      <w:bookmarkEnd w:id="1"/>
      <w:bookmarkEnd w:id="2"/>
      <w:bookmarkEnd w:id="3"/>
    </w:p>
    <w:p w:rsidR="000266BA" w:rsidRDefault="00953D1F">
      <w:pPr>
        <w:pStyle w:val="10"/>
        <w:tabs>
          <w:tab w:val="left" w:pos="420"/>
          <w:tab w:val="right" w:leader="dot" w:pos="8396"/>
        </w:tabs>
        <w:rPr>
          <w:rFonts w:asciiTheme="minorHAnsi" w:eastAsiaTheme="minorEastAsia" w:hAnsiTheme="minorHAnsi" w:cstheme="minorBidi"/>
          <w:noProof/>
          <w:szCs w:val="22"/>
        </w:rPr>
      </w:pPr>
      <w:r w:rsidRPr="00592375">
        <w:rPr>
          <w:color w:val="000000" w:themeColor="text1"/>
        </w:rPr>
        <w:fldChar w:fldCharType="begin"/>
      </w:r>
      <w:r w:rsidR="002535EB" w:rsidRPr="00592375">
        <w:rPr>
          <w:color w:val="000000" w:themeColor="text1"/>
        </w:rPr>
        <w:instrText xml:space="preserve"> TOC \h \z \t "QB</w:instrText>
      </w:r>
      <w:r w:rsidR="002535EB" w:rsidRPr="00592375">
        <w:rPr>
          <w:color w:val="000000" w:themeColor="text1"/>
        </w:rPr>
        <w:instrText>标题</w:instrText>
      </w:r>
      <w:r w:rsidR="002535EB" w:rsidRPr="00592375">
        <w:rPr>
          <w:color w:val="000000" w:themeColor="text1"/>
        </w:rPr>
        <w:instrText>1,1,QB</w:instrText>
      </w:r>
      <w:r w:rsidR="002535EB" w:rsidRPr="00592375">
        <w:rPr>
          <w:color w:val="000000" w:themeColor="text1"/>
        </w:rPr>
        <w:instrText>标题</w:instrText>
      </w:r>
      <w:r w:rsidR="002535EB" w:rsidRPr="00592375">
        <w:rPr>
          <w:color w:val="000000" w:themeColor="text1"/>
        </w:rPr>
        <w:instrText>2,2,QB</w:instrText>
      </w:r>
      <w:r w:rsidR="002535EB" w:rsidRPr="00592375">
        <w:rPr>
          <w:color w:val="000000" w:themeColor="text1"/>
        </w:rPr>
        <w:instrText>标题</w:instrText>
      </w:r>
      <w:r w:rsidR="002535EB" w:rsidRPr="00592375">
        <w:rPr>
          <w:color w:val="000000" w:themeColor="text1"/>
        </w:rPr>
        <w:instrText>3,3,QB</w:instrText>
      </w:r>
      <w:r w:rsidR="002535EB" w:rsidRPr="00592375">
        <w:rPr>
          <w:color w:val="000000" w:themeColor="text1"/>
        </w:rPr>
        <w:instrText>附录</w:instrText>
      </w:r>
      <w:r w:rsidR="002535EB" w:rsidRPr="00592375">
        <w:rPr>
          <w:color w:val="000000" w:themeColor="text1"/>
        </w:rPr>
        <w:instrText xml:space="preserve">,1" </w:instrText>
      </w:r>
      <w:r w:rsidRPr="00592375">
        <w:rPr>
          <w:color w:val="000000" w:themeColor="text1"/>
        </w:rPr>
        <w:fldChar w:fldCharType="separate"/>
      </w:r>
      <w:hyperlink w:anchor="_Toc417919776" w:history="1">
        <w:r w:rsidR="000266BA" w:rsidRPr="00C5298A">
          <w:rPr>
            <w:rStyle w:val="af0"/>
            <w:noProof/>
          </w:rPr>
          <w:t>1.</w:t>
        </w:r>
        <w:r w:rsidR="000266BA">
          <w:rPr>
            <w:rFonts w:asciiTheme="minorHAnsi" w:eastAsiaTheme="minorEastAsia" w:hAnsiTheme="minorHAnsi" w:cstheme="minorBidi"/>
            <w:noProof/>
            <w:szCs w:val="22"/>
          </w:rPr>
          <w:tab/>
        </w:r>
        <w:r w:rsidR="000266BA" w:rsidRPr="00C5298A">
          <w:rPr>
            <w:rStyle w:val="af0"/>
            <w:rFonts w:hint="eastAsia"/>
            <w:noProof/>
          </w:rPr>
          <w:t>客户信息上报</w:t>
        </w:r>
        <w:r w:rsidR="000266BA" w:rsidRPr="00C5298A">
          <w:rPr>
            <w:rStyle w:val="af0"/>
            <w:noProof/>
          </w:rPr>
          <w:t>/</w:t>
        </w:r>
        <w:r w:rsidR="000266BA" w:rsidRPr="00C5298A">
          <w:rPr>
            <w:rStyle w:val="af0"/>
            <w:rFonts w:hint="eastAsia"/>
            <w:noProof/>
          </w:rPr>
          <w:t>升级接口</w:t>
        </w:r>
        <w:r w:rsidR="000266BA">
          <w:rPr>
            <w:noProof/>
            <w:webHidden/>
          </w:rPr>
          <w:tab/>
        </w:r>
        <w:r>
          <w:rPr>
            <w:noProof/>
            <w:webHidden/>
          </w:rPr>
          <w:fldChar w:fldCharType="begin"/>
        </w:r>
        <w:r w:rsidR="000266BA">
          <w:rPr>
            <w:noProof/>
            <w:webHidden/>
          </w:rPr>
          <w:instrText xml:space="preserve"> PAGEREF _Toc417919776 \h </w:instrText>
        </w:r>
        <w:r>
          <w:rPr>
            <w:noProof/>
            <w:webHidden/>
          </w:rPr>
        </w:r>
        <w:r>
          <w:rPr>
            <w:noProof/>
            <w:webHidden/>
          </w:rPr>
          <w:fldChar w:fldCharType="separate"/>
        </w:r>
        <w:r w:rsidR="000266BA">
          <w:rPr>
            <w:noProof/>
            <w:webHidden/>
          </w:rPr>
          <w:t>1</w:t>
        </w:r>
        <w:r>
          <w:rPr>
            <w:noProof/>
            <w:webHidden/>
          </w:rPr>
          <w:fldChar w:fldCharType="end"/>
        </w:r>
      </w:hyperlink>
    </w:p>
    <w:p w:rsidR="000266BA" w:rsidRDefault="00953D1F">
      <w:pPr>
        <w:pStyle w:val="30"/>
        <w:tabs>
          <w:tab w:val="left" w:pos="1680"/>
          <w:tab w:val="right" w:leader="dot" w:pos="8396"/>
        </w:tabs>
        <w:rPr>
          <w:rFonts w:asciiTheme="minorHAnsi" w:eastAsiaTheme="minorEastAsia" w:hAnsiTheme="minorHAnsi" w:cstheme="minorBidi"/>
          <w:noProof/>
          <w:szCs w:val="22"/>
        </w:rPr>
      </w:pPr>
      <w:hyperlink w:anchor="_Toc417919777" w:history="1">
        <w:r w:rsidR="000266BA" w:rsidRPr="00C5298A">
          <w:rPr>
            <w:rStyle w:val="af0"/>
            <w:noProof/>
          </w:rPr>
          <w:t>1.1.1.</w:t>
        </w:r>
        <w:r w:rsidR="000266BA">
          <w:rPr>
            <w:rFonts w:asciiTheme="minorHAnsi" w:eastAsiaTheme="minorEastAsia" w:hAnsiTheme="minorHAnsi" w:cstheme="minorBidi"/>
            <w:noProof/>
            <w:szCs w:val="22"/>
          </w:rPr>
          <w:tab/>
        </w:r>
        <w:r w:rsidR="000266BA" w:rsidRPr="00C5298A">
          <w:rPr>
            <w:rStyle w:val="af0"/>
            <w:rFonts w:hint="eastAsia"/>
            <w:noProof/>
          </w:rPr>
          <w:t>请求接口定义</w:t>
        </w:r>
        <w:r w:rsidR="000266BA">
          <w:rPr>
            <w:noProof/>
            <w:webHidden/>
          </w:rPr>
          <w:tab/>
        </w:r>
        <w:r>
          <w:rPr>
            <w:noProof/>
            <w:webHidden/>
          </w:rPr>
          <w:fldChar w:fldCharType="begin"/>
        </w:r>
        <w:r w:rsidR="000266BA">
          <w:rPr>
            <w:noProof/>
            <w:webHidden/>
          </w:rPr>
          <w:instrText xml:space="preserve"> PAGEREF _Toc417919777 \h </w:instrText>
        </w:r>
        <w:r>
          <w:rPr>
            <w:noProof/>
            <w:webHidden/>
          </w:rPr>
        </w:r>
        <w:r>
          <w:rPr>
            <w:noProof/>
            <w:webHidden/>
          </w:rPr>
          <w:fldChar w:fldCharType="separate"/>
        </w:r>
        <w:r w:rsidR="000266BA">
          <w:rPr>
            <w:noProof/>
            <w:webHidden/>
          </w:rPr>
          <w:t>1</w:t>
        </w:r>
        <w:r>
          <w:rPr>
            <w:noProof/>
            <w:webHidden/>
          </w:rPr>
          <w:fldChar w:fldCharType="end"/>
        </w:r>
      </w:hyperlink>
    </w:p>
    <w:p w:rsidR="000266BA" w:rsidRDefault="00953D1F">
      <w:pPr>
        <w:pStyle w:val="30"/>
        <w:tabs>
          <w:tab w:val="left" w:pos="1680"/>
          <w:tab w:val="right" w:leader="dot" w:pos="8396"/>
        </w:tabs>
        <w:rPr>
          <w:rFonts w:asciiTheme="minorHAnsi" w:eastAsiaTheme="minorEastAsia" w:hAnsiTheme="minorHAnsi" w:cstheme="minorBidi"/>
          <w:noProof/>
          <w:szCs w:val="22"/>
        </w:rPr>
      </w:pPr>
      <w:hyperlink w:anchor="_Toc417919778" w:history="1">
        <w:r w:rsidR="000266BA" w:rsidRPr="00C5298A">
          <w:rPr>
            <w:rStyle w:val="af0"/>
            <w:noProof/>
          </w:rPr>
          <w:t>1.1.2.</w:t>
        </w:r>
        <w:r w:rsidR="000266BA">
          <w:rPr>
            <w:rFonts w:asciiTheme="minorHAnsi" w:eastAsiaTheme="minorEastAsia" w:hAnsiTheme="minorHAnsi" w:cstheme="minorBidi"/>
            <w:noProof/>
            <w:szCs w:val="22"/>
          </w:rPr>
          <w:tab/>
        </w:r>
        <w:r w:rsidR="000266BA" w:rsidRPr="00C5298A">
          <w:rPr>
            <w:rStyle w:val="af0"/>
            <w:rFonts w:hint="eastAsia"/>
            <w:noProof/>
          </w:rPr>
          <w:t>回应接口定义</w:t>
        </w:r>
        <w:r w:rsidR="000266BA">
          <w:rPr>
            <w:noProof/>
            <w:webHidden/>
          </w:rPr>
          <w:tab/>
        </w:r>
        <w:r>
          <w:rPr>
            <w:noProof/>
            <w:webHidden/>
          </w:rPr>
          <w:fldChar w:fldCharType="begin"/>
        </w:r>
        <w:r w:rsidR="000266BA">
          <w:rPr>
            <w:noProof/>
            <w:webHidden/>
          </w:rPr>
          <w:instrText xml:space="preserve"> PAGEREF _Toc417919778 \h </w:instrText>
        </w:r>
        <w:r>
          <w:rPr>
            <w:noProof/>
            <w:webHidden/>
          </w:rPr>
        </w:r>
        <w:r>
          <w:rPr>
            <w:noProof/>
            <w:webHidden/>
          </w:rPr>
          <w:fldChar w:fldCharType="separate"/>
        </w:r>
        <w:r w:rsidR="000266BA">
          <w:rPr>
            <w:noProof/>
            <w:webHidden/>
          </w:rPr>
          <w:t>1</w:t>
        </w:r>
        <w:r>
          <w:rPr>
            <w:noProof/>
            <w:webHidden/>
          </w:rPr>
          <w:fldChar w:fldCharType="end"/>
        </w:r>
      </w:hyperlink>
    </w:p>
    <w:p w:rsidR="000266BA" w:rsidRDefault="00953D1F">
      <w:pPr>
        <w:pStyle w:val="30"/>
        <w:tabs>
          <w:tab w:val="left" w:pos="1680"/>
          <w:tab w:val="right" w:leader="dot" w:pos="8396"/>
        </w:tabs>
        <w:rPr>
          <w:rFonts w:asciiTheme="minorHAnsi" w:eastAsiaTheme="minorEastAsia" w:hAnsiTheme="minorHAnsi" w:cstheme="minorBidi"/>
          <w:noProof/>
          <w:szCs w:val="22"/>
        </w:rPr>
      </w:pPr>
      <w:hyperlink w:anchor="_Toc417919779" w:history="1">
        <w:r w:rsidR="000266BA" w:rsidRPr="00C5298A">
          <w:rPr>
            <w:rStyle w:val="af0"/>
            <w:noProof/>
          </w:rPr>
          <w:t>1.1.3.</w:t>
        </w:r>
        <w:r w:rsidR="000266BA">
          <w:rPr>
            <w:rFonts w:asciiTheme="minorHAnsi" w:eastAsiaTheme="minorEastAsia" w:hAnsiTheme="minorHAnsi" w:cstheme="minorBidi"/>
            <w:noProof/>
            <w:szCs w:val="22"/>
          </w:rPr>
          <w:tab/>
        </w:r>
        <w:r w:rsidR="000266BA" w:rsidRPr="00C5298A">
          <w:rPr>
            <w:rStyle w:val="af0"/>
            <w:noProof/>
          </w:rPr>
          <w:t>DB</w:t>
        </w:r>
        <w:r w:rsidR="000266BA">
          <w:rPr>
            <w:noProof/>
            <w:webHidden/>
          </w:rPr>
          <w:tab/>
        </w:r>
        <w:r>
          <w:rPr>
            <w:noProof/>
            <w:webHidden/>
          </w:rPr>
          <w:fldChar w:fldCharType="begin"/>
        </w:r>
        <w:r w:rsidR="000266BA">
          <w:rPr>
            <w:noProof/>
            <w:webHidden/>
          </w:rPr>
          <w:instrText xml:space="preserve"> PAGEREF _Toc417919779 \h </w:instrText>
        </w:r>
        <w:r>
          <w:rPr>
            <w:noProof/>
            <w:webHidden/>
          </w:rPr>
        </w:r>
        <w:r>
          <w:rPr>
            <w:noProof/>
            <w:webHidden/>
          </w:rPr>
          <w:fldChar w:fldCharType="separate"/>
        </w:r>
        <w:r w:rsidR="000266BA">
          <w:rPr>
            <w:noProof/>
            <w:webHidden/>
          </w:rPr>
          <w:t>2</w:t>
        </w:r>
        <w:r>
          <w:rPr>
            <w:noProof/>
            <w:webHidden/>
          </w:rPr>
          <w:fldChar w:fldCharType="end"/>
        </w:r>
      </w:hyperlink>
    </w:p>
    <w:p w:rsidR="002535EB" w:rsidRPr="00592375" w:rsidRDefault="00953D1F" w:rsidP="002535EB">
      <w:pPr>
        <w:pStyle w:val="QB7"/>
        <w:ind w:firstLineChars="0" w:firstLine="0"/>
        <w:jc w:val="center"/>
        <w:rPr>
          <w:color w:val="000000" w:themeColor="text1"/>
        </w:rPr>
      </w:pPr>
      <w:r w:rsidRPr="00592375">
        <w:rPr>
          <w:rFonts w:ascii="Times New Roman"/>
          <w:noProof w:val="0"/>
          <w:color w:val="000000" w:themeColor="text1"/>
          <w:kern w:val="2"/>
          <w:szCs w:val="24"/>
        </w:rPr>
        <w:fldChar w:fldCharType="end"/>
      </w:r>
    </w:p>
    <w:p w:rsidR="00AE53A2" w:rsidRPr="00592375" w:rsidRDefault="002535EB" w:rsidP="00AE53A2">
      <w:pPr>
        <w:pStyle w:val="QB8"/>
        <w:rPr>
          <w:color w:val="000000" w:themeColor="text1"/>
        </w:rPr>
      </w:pPr>
      <w:r w:rsidRPr="00592375">
        <w:rPr>
          <w:color w:val="000000" w:themeColor="text1"/>
        </w:rPr>
        <w:br w:type="page"/>
      </w:r>
      <w:r w:rsidR="00AE53A2" w:rsidRPr="00592375">
        <w:rPr>
          <w:rFonts w:hint="eastAsia"/>
          <w:color w:val="000000" w:themeColor="text1"/>
        </w:rPr>
        <w:lastRenderedPageBreak/>
        <w:t>前</w:t>
      </w:r>
      <w:r w:rsidR="00AE53A2" w:rsidRPr="00592375">
        <w:rPr>
          <w:color w:val="000000" w:themeColor="text1"/>
        </w:rPr>
        <w:tab/>
      </w:r>
      <w:r w:rsidR="00AE53A2" w:rsidRPr="00592375">
        <w:rPr>
          <w:color w:val="000000" w:themeColor="text1"/>
        </w:rPr>
        <w:tab/>
      </w:r>
      <w:r w:rsidR="00AE53A2" w:rsidRPr="00592375">
        <w:rPr>
          <w:rFonts w:hint="eastAsia"/>
          <w:color w:val="000000" w:themeColor="text1"/>
        </w:rPr>
        <w:t>言</w:t>
      </w:r>
    </w:p>
    <w:p w:rsidR="002535EB" w:rsidRPr="00592375" w:rsidRDefault="002535EB" w:rsidP="00AE53A2">
      <w:pPr>
        <w:pStyle w:val="QB7"/>
        <w:spacing w:line="360" w:lineRule="auto"/>
        <w:ind w:firstLine="480"/>
        <w:rPr>
          <w:color w:val="000000" w:themeColor="text1"/>
          <w:sz w:val="24"/>
          <w:szCs w:val="24"/>
        </w:rPr>
        <w:sectPr w:rsidR="002535EB" w:rsidRPr="00592375" w:rsidSect="000F2D0A">
          <w:footerReference w:type="default" r:id="rId9"/>
          <w:pgSz w:w="11906" w:h="16838"/>
          <w:pgMar w:top="1440" w:right="1700" w:bottom="1440" w:left="1800" w:header="851" w:footer="992" w:gutter="0"/>
          <w:pgNumType w:fmt="upperRoman" w:start="1"/>
          <w:cols w:space="425"/>
          <w:docGrid w:type="lines" w:linePitch="312"/>
        </w:sectPr>
      </w:pPr>
    </w:p>
    <w:p w:rsidR="00BA161E" w:rsidRDefault="00BA161E">
      <w:pPr>
        <w:pStyle w:val="QB10"/>
      </w:pPr>
      <w:bookmarkStart w:id="4" w:name="_Toc360888489"/>
      <w:bookmarkStart w:id="5" w:name="_Toc360965876"/>
      <w:bookmarkStart w:id="6" w:name="_Toc360965883"/>
      <w:bookmarkStart w:id="7" w:name="_GoBack"/>
      <w:bookmarkStart w:id="8" w:name="_Toc360778691"/>
      <w:bookmarkStart w:id="9" w:name="_Toc360778692"/>
      <w:bookmarkStart w:id="10" w:name="_Toc360728424"/>
      <w:bookmarkStart w:id="11" w:name="_Toc360778725"/>
      <w:bookmarkStart w:id="12" w:name="_Toc360728425"/>
      <w:bookmarkStart w:id="13" w:name="_Toc360778726"/>
      <w:bookmarkStart w:id="14" w:name="_Toc360728428"/>
      <w:bookmarkStart w:id="15" w:name="_Toc360778729"/>
      <w:bookmarkStart w:id="16" w:name="_Toc360965945"/>
      <w:bookmarkStart w:id="17" w:name="_Toc417919776"/>
      <w:bookmarkEnd w:id="4"/>
      <w:bookmarkEnd w:id="5"/>
      <w:bookmarkEnd w:id="6"/>
      <w:bookmarkEnd w:id="7"/>
      <w:bookmarkEnd w:id="8"/>
      <w:bookmarkEnd w:id="9"/>
      <w:bookmarkEnd w:id="10"/>
      <w:bookmarkEnd w:id="11"/>
      <w:bookmarkEnd w:id="12"/>
      <w:bookmarkEnd w:id="13"/>
      <w:bookmarkEnd w:id="14"/>
      <w:bookmarkEnd w:id="15"/>
      <w:bookmarkEnd w:id="16"/>
      <w:r>
        <w:rPr>
          <w:rFonts w:hint="eastAsia"/>
        </w:rPr>
        <w:lastRenderedPageBreak/>
        <w:t>客户信息上报</w:t>
      </w:r>
      <w:r w:rsidR="002272ED">
        <w:rPr>
          <w:rFonts w:hint="eastAsia"/>
        </w:rPr>
        <w:t>/升级接口</w:t>
      </w:r>
      <w:bookmarkEnd w:id="17"/>
    </w:p>
    <w:p w:rsidR="003B2704" w:rsidRDefault="00E5283C">
      <w:pPr>
        <w:pStyle w:val="QB3"/>
        <w:numPr>
          <w:ilvl w:val="2"/>
          <w:numId w:val="1"/>
        </w:numPr>
        <w:spacing w:line="413" w:lineRule="auto"/>
        <w:outlineLvl w:val="3"/>
        <w:rPr>
          <w:color w:val="000000" w:themeColor="text1"/>
        </w:rPr>
      </w:pPr>
      <w:bookmarkStart w:id="18" w:name="_Toc415832807"/>
      <w:bookmarkStart w:id="19" w:name="_Toc417919777"/>
      <w:r w:rsidRPr="00E5283C">
        <w:rPr>
          <w:rFonts w:hint="eastAsia"/>
          <w:color w:val="000000" w:themeColor="text1"/>
        </w:rPr>
        <w:t>请求接口定义</w:t>
      </w:r>
      <w:bookmarkEnd w:id="18"/>
      <w:bookmarkEnd w:id="19"/>
    </w:p>
    <w:p w:rsidR="00C160E1" w:rsidRPr="006042F8" w:rsidRDefault="00C160E1" w:rsidP="00C160E1">
      <w:pPr>
        <w:pStyle w:val="afff"/>
        <w:rPr>
          <w:rFonts w:asciiTheme="minorEastAsia" w:eastAsiaTheme="minorEastAsia" w:hAnsiTheme="minorEastAsia" w:cs="Helvetica"/>
          <w:color w:val="333333"/>
          <w:sz w:val="21"/>
          <w:szCs w:val="21"/>
        </w:rPr>
      </w:pPr>
      <w:r w:rsidRPr="006042F8">
        <w:rPr>
          <w:rFonts w:asciiTheme="minorEastAsia" w:eastAsiaTheme="minorEastAsia" w:hAnsiTheme="minorEastAsia" w:cs="Helvetica"/>
          <w:color w:val="333333"/>
          <w:sz w:val="21"/>
          <w:szCs w:val="21"/>
        </w:rPr>
        <w:t>POST /</w:t>
      </w:r>
      <w:r w:rsidR="00CF6E8A">
        <w:rPr>
          <w:rFonts w:asciiTheme="minorEastAsia" w:eastAsiaTheme="minorEastAsia" w:hAnsiTheme="minorEastAsia" w:cs="Helvetica" w:hint="eastAsia"/>
          <w:color w:val="333333"/>
          <w:sz w:val="21"/>
          <w:szCs w:val="21"/>
        </w:rPr>
        <w:t>index</w:t>
      </w:r>
      <w:r w:rsidR="00671AF6">
        <w:rPr>
          <w:rFonts w:asciiTheme="minorEastAsia" w:eastAsiaTheme="minorEastAsia" w:hAnsiTheme="minorEastAsia" w:cs="Helvetica" w:hint="eastAsia"/>
          <w:color w:val="333333"/>
          <w:sz w:val="21"/>
          <w:szCs w:val="21"/>
        </w:rPr>
        <w:t>.php</w:t>
      </w:r>
      <w:r w:rsidRPr="006042F8">
        <w:rPr>
          <w:rFonts w:asciiTheme="minorEastAsia" w:eastAsiaTheme="minorEastAsia" w:hAnsiTheme="minorEastAsia" w:cs="Helvetica" w:hint="eastAsia"/>
          <w:color w:val="333333"/>
          <w:sz w:val="21"/>
          <w:szCs w:val="21"/>
        </w:rPr>
        <w:t>&amp;sig =</w:t>
      </w:r>
      <w:r w:rsidRPr="00C05D61">
        <w:rPr>
          <w:rFonts w:asciiTheme="minorEastAsia" w:eastAsiaTheme="minorEastAsia" w:hAnsiTheme="minorEastAsia" w:cs="Helvetica" w:hint="eastAsia"/>
          <w:color w:val="548DD4" w:themeColor="text2" w:themeTint="99"/>
          <w:sz w:val="21"/>
          <w:szCs w:val="21"/>
        </w:rPr>
        <w:t>【</w:t>
      </w:r>
      <w:r w:rsidRPr="00C05D61">
        <w:rPr>
          <w:rFonts w:asciiTheme="minorEastAsia" w:eastAsiaTheme="minorEastAsia" w:hAnsiTheme="minorEastAsia" w:cs="Helvetica"/>
          <w:color w:val="548DD4" w:themeColor="text2" w:themeTint="99"/>
          <w:sz w:val="21"/>
          <w:szCs w:val="21"/>
        </w:rPr>
        <w:t>MD5(appid+</w:t>
      </w:r>
      <w:r w:rsidRPr="00C05D61">
        <w:rPr>
          <w:rFonts w:asciiTheme="minorEastAsia" w:eastAsiaTheme="minorEastAsia" w:hAnsiTheme="minorEastAsia" w:cs="Helvetica" w:hint="eastAsia"/>
          <w:color w:val="548DD4" w:themeColor="text2" w:themeTint="99"/>
          <w:sz w:val="21"/>
          <w:szCs w:val="21"/>
        </w:rPr>
        <w:t>授权码</w:t>
      </w:r>
      <w:r w:rsidRPr="00C05D61">
        <w:rPr>
          <w:rFonts w:asciiTheme="minorEastAsia" w:eastAsiaTheme="minorEastAsia" w:hAnsiTheme="minorEastAsia" w:cs="Helvetica"/>
          <w:color w:val="548DD4" w:themeColor="text2" w:themeTint="99"/>
          <w:sz w:val="21"/>
          <w:szCs w:val="21"/>
        </w:rPr>
        <w:t>+YYYYMMDDHHMMSS</w:t>
      </w:r>
      <w:r w:rsidRPr="00C05D61">
        <w:rPr>
          <w:rFonts w:asciiTheme="minorEastAsia" w:eastAsiaTheme="minorEastAsia" w:hAnsiTheme="minorEastAsia" w:cs="Helvetica" w:hint="eastAsia"/>
          <w:color w:val="548DD4" w:themeColor="text2" w:themeTint="99"/>
          <w:sz w:val="21"/>
          <w:szCs w:val="21"/>
        </w:rPr>
        <w:t>】</w:t>
      </w:r>
      <w:r w:rsidRPr="006042F8">
        <w:rPr>
          <w:rFonts w:asciiTheme="minorEastAsia" w:eastAsiaTheme="minorEastAsia" w:hAnsiTheme="minorEastAsia" w:cs="Helvetica"/>
          <w:color w:val="333333"/>
          <w:sz w:val="21"/>
          <w:szCs w:val="21"/>
        </w:rPr>
        <w:t xml:space="preserve">HTTP/1.1 </w:t>
      </w:r>
    </w:p>
    <w:p w:rsidR="00C160E1" w:rsidRPr="006042F8" w:rsidRDefault="00C160E1" w:rsidP="00C160E1">
      <w:pPr>
        <w:pStyle w:val="afff"/>
        <w:rPr>
          <w:rFonts w:asciiTheme="minorEastAsia" w:eastAsiaTheme="minorEastAsia" w:hAnsiTheme="minorEastAsia" w:cs="Helvetica"/>
          <w:color w:val="333333"/>
          <w:sz w:val="21"/>
          <w:szCs w:val="21"/>
        </w:rPr>
      </w:pPr>
      <w:r w:rsidRPr="006042F8">
        <w:rPr>
          <w:rFonts w:asciiTheme="minorEastAsia" w:eastAsiaTheme="minorEastAsia" w:hAnsiTheme="minorEastAsia" w:cs="Helvetica"/>
          <w:color w:val="333333"/>
          <w:sz w:val="21"/>
          <w:szCs w:val="21"/>
        </w:rPr>
        <w:t>Content-Type: application/json</w:t>
      </w:r>
    </w:p>
    <w:p w:rsidR="00C160E1" w:rsidRPr="00C05D61" w:rsidRDefault="00C160E1" w:rsidP="00C160E1">
      <w:pPr>
        <w:pStyle w:val="afff"/>
        <w:rPr>
          <w:rFonts w:asciiTheme="minorEastAsia" w:eastAsiaTheme="minorEastAsia" w:hAnsiTheme="minorEastAsia" w:cs="Helvetica"/>
          <w:color w:val="548DD4" w:themeColor="text2" w:themeTint="99"/>
          <w:sz w:val="21"/>
          <w:szCs w:val="21"/>
        </w:rPr>
      </w:pPr>
      <w:r w:rsidRPr="006042F8">
        <w:rPr>
          <w:rFonts w:asciiTheme="minorEastAsia" w:eastAsiaTheme="minorEastAsia" w:hAnsiTheme="minorEastAsia" w:cs="Helvetica"/>
          <w:color w:val="333333"/>
          <w:sz w:val="21"/>
          <w:szCs w:val="21"/>
        </w:rPr>
        <w:t xml:space="preserve"> Authorization:</w:t>
      </w:r>
      <w:r w:rsidRPr="00C05D61">
        <w:rPr>
          <w:rFonts w:asciiTheme="minorEastAsia" w:eastAsiaTheme="minorEastAsia" w:hAnsiTheme="minorEastAsia" w:cs="Helvetica" w:hint="eastAsia"/>
          <w:color w:val="548DD4" w:themeColor="text2" w:themeTint="99"/>
          <w:sz w:val="21"/>
          <w:szCs w:val="21"/>
        </w:rPr>
        <w:t>【BASE64(APPID:</w:t>
      </w:r>
      <w:r w:rsidRPr="00C05D61">
        <w:rPr>
          <w:rFonts w:asciiTheme="minorEastAsia" w:eastAsiaTheme="minorEastAsia" w:hAnsiTheme="minorEastAsia" w:cs="Helvetica"/>
          <w:color w:val="548DD4" w:themeColor="text2" w:themeTint="99"/>
          <w:sz w:val="21"/>
          <w:szCs w:val="21"/>
        </w:rPr>
        <w:t xml:space="preserve"> YYYYMMDDHHMMSS)</w:t>
      </w:r>
      <w:r w:rsidRPr="00C05D61">
        <w:rPr>
          <w:rFonts w:asciiTheme="minorEastAsia" w:eastAsiaTheme="minorEastAsia" w:hAnsiTheme="minorEastAsia" w:cs="Helvetica" w:hint="eastAsia"/>
          <w:color w:val="548DD4" w:themeColor="text2" w:themeTint="99"/>
          <w:sz w:val="21"/>
          <w:szCs w:val="21"/>
        </w:rPr>
        <w:t>】</w:t>
      </w:r>
    </w:p>
    <w:p w:rsidR="00AD465F" w:rsidRPr="00426A83" w:rsidRDefault="00C160E1" w:rsidP="00C160E1">
      <w:pPr>
        <w:pStyle w:val="afff"/>
        <w:rPr>
          <w:rFonts w:asciiTheme="minorEastAsia" w:eastAsiaTheme="minorEastAsia" w:hAnsiTheme="minorEastAsia" w:cs="Helvetica"/>
          <w:color w:val="548DD4" w:themeColor="text2" w:themeTint="99"/>
          <w:sz w:val="21"/>
          <w:szCs w:val="21"/>
        </w:rPr>
      </w:pPr>
      <w:r w:rsidRPr="00C05D61">
        <w:rPr>
          <w:rFonts w:asciiTheme="minorEastAsia" w:eastAsiaTheme="minorEastAsia" w:hAnsiTheme="minorEastAsia" w:cs="Helvetica" w:hint="eastAsia"/>
          <w:color w:val="548DD4" w:themeColor="text2" w:themeTint="99"/>
          <w:sz w:val="21"/>
          <w:szCs w:val="21"/>
        </w:rPr>
        <w:t>【请求</w:t>
      </w:r>
      <w:bookmarkStart w:id="20" w:name="OLE_LINK1"/>
      <w:bookmarkStart w:id="21" w:name="OLE_LINK2"/>
      <w:r w:rsidRPr="00C05D61">
        <w:rPr>
          <w:rFonts w:asciiTheme="minorEastAsia" w:eastAsiaTheme="minorEastAsia" w:hAnsiTheme="minorEastAsia" w:cs="Helvetica" w:hint="eastAsia"/>
          <w:color w:val="548DD4" w:themeColor="text2" w:themeTint="99"/>
          <w:sz w:val="21"/>
          <w:szCs w:val="21"/>
        </w:rPr>
        <w:t>JSON格式</w:t>
      </w:r>
      <w:bookmarkEnd w:id="20"/>
      <w:bookmarkEnd w:id="21"/>
      <w:r w:rsidRPr="00C05D61">
        <w:rPr>
          <w:rFonts w:asciiTheme="minorEastAsia" w:eastAsiaTheme="minorEastAsia" w:hAnsiTheme="minorEastAsia" w:cs="Helvetica" w:hint="eastAsia"/>
          <w:color w:val="548DD4" w:themeColor="text2" w:themeTint="99"/>
          <w:sz w:val="21"/>
          <w:szCs w:val="21"/>
        </w:rPr>
        <w:t>】</w:t>
      </w:r>
    </w:p>
    <w:p w:rsidR="003D05E9" w:rsidRDefault="00633478" w:rsidP="00AD465F">
      <w:pPr>
        <w:pStyle w:val="afff"/>
        <w:rPr>
          <w:rFonts w:asciiTheme="minorEastAsia" w:eastAsiaTheme="minorEastAsia" w:hAnsiTheme="minorEastAsia" w:cs="Helvetica"/>
          <w:color w:val="333333"/>
          <w:sz w:val="21"/>
          <w:szCs w:val="21"/>
        </w:rPr>
      </w:pPr>
      <w:r w:rsidRPr="00C05D61">
        <w:rPr>
          <w:rFonts w:asciiTheme="minorEastAsia" w:eastAsiaTheme="minorEastAsia" w:hAnsiTheme="minorEastAsia" w:cs="Helvetica" w:hint="eastAsia"/>
          <w:color w:val="548DD4" w:themeColor="text2" w:themeTint="99"/>
          <w:sz w:val="21"/>
          <w:szCs w:val="21"/>
        </w:rPr>
        <w:t>JSON格式</w:t>
      </w:r>
      <w:r>
        <w:rPr>
          <w:rFonts w:asciiTheme="minorEastAsia" w:eastAsiaTheme="minorEastAsia" w:hAnsiTheme="minorEastAsia" w:cs="Helvetica" w:hint="eastAsia"/>
          <w:color w:val="548DD4" w:themeColor="text2" w:themeTint="99"/>
          <w:sz w:val="21"/>
          <w:szCs w:val="21"/>
        </w:rPr>
        <w:t>定义如下</w:t>
      </w:r>
      <w:r w:rsidR="00AD465F" w:rsidRPr="006042F8">
        <w:rPr>
          <w:rFonts w:asciiTheme="minorEastAsia" w:eastAsiaTheme="minorEastAsia" w:hAnsiTheme="minorEastAsia" w:cs="Helvetica" w:hint="eastAsia"/>
          <w:color w:val="333333"/>
          <w:sz w:val="21"/>
          <w:szCs w:val="21"/>
        </w:rPr>
        <w:t xml:space="preserve"> </w:t>
      </w:r>
    </w:p>
    <w:p w:rsidR="006F587C" w:rsidRDefault="006F587C" w:rsidP="003D05E9">
      <w:pPr>
        <w:widowControl/>
        <w:shd w:val="clear" w:color="auto" w:fill="FFFFFF"/>
        <w:jc w:val="left"/>
        <w:rPr>
          <w:rFonts w:ascii="Lucida Grande" w:hAnsi="Lucida Grande" w:cs="宋体" w:hint="eastAsia"/>
          <w:color w:val="333333"/>
          <w:kern w:val="0"/>
          <w:sz w:val="18"/>
        </w:rPr>
      </w:pPr>
      <w:r>
        <w:rPr>
          <w:rFonts w:ascii="Lucida Grande" w:hAnsi="Lucida Grande" w:cs="宋体" w:hint="eastAsia"/>
          <w:color w:val="333333"/>
          <w:kern w:val="0"/>
          <w:sz w:val="18"/>
        </w:rPr>
        <w:t>{</w:t>
      </w:r>
    </w:p>
    <w:p w:rsidR="00CF6E8A" w:rsidRDefault="00CF6E8A" w:rsidP="003D05E9">
      <w:pPr>
        <w:widowControl/>
        <w:shd w:val="clear" w:color="auto" w:fill="FFFFFF"/>
        <w:jc w:val="left"/>
        <w:rPr>
          <w:rFonts w:ascii="Lucida Grande" w:hAnsi="Lucida Grande" w:cs="宋体" w:hint="eastAsia"/>
          <w:color w:val="333333"/>
          <w:kern w:val="0"/>
          <w:sz w:val="18"/>
        </w:rPr>
      </w:pPr>
      <w:r>
        <w:rPr>
          <w:rFonts w:ascii="Lucida Grande" w:hAnsi="Lucida Grande" w:cs="宋体" w:hint="eastAsia"/>
          <w:color w:val="333333"/>
          <w:kern w:val="0"/>
          <w:sz w:val="18"/>
        </w:rPr>
        <w:tab/>
        <w:t xml:space="preserve"> </w:t>
      </w:r>
      <w:r>
        <w:rPr>
          <w:rFonts w:ascii="Lucida Grande" w:hAnsi="Lucida Grande" w:cs="宋体"/>
          <w:color w:val="333333"/>
          <w:kern w:val="0"/>
          <w:sz w:val="18"/>
        </w:rPr>
        <w:t>"inter_num": "0020"</w:t>
      </w:r>
      <w:r>
        <w:rPr>
          <w:rFonts w:ascii="Lucida Grande" w:hAnsi="Lucida Grande" w:cs="宋体" w:hint="eastAsia"/>
          <w:color w:val="333333"/>
          <w:kern w:val="0"/>
          <w:sz w:val="18"/>
        </w:rPr>
        <w:t xml:space="preserve"> </w:t>
      </w:r>
      <w:r>
        <w:rPr>
          <w:rFonts w:ascii="Lucida Grande" w:hAnsi="Lucida Grande" w:cs="宋体" w:hint="eastAsia"/>
          <w:color w:val="333333"/>
          <w:kern w:val="0"/>
          <w:sz w:val="18"/>
        </w:rPr>
        <w:t>固定接口号</w:t>
      </w:r>
      <w:r>
        <w:rPr>
          <w:rFonts w:ascii="Lucida Grande" w:hAnsi="Lucida Grande" w:cs="宋体" w:hint="eastAsia"/>
          <w:color w:val="333333"/>
          <w:kern w:val="0"/>
          <w:sz w:val="18"/>
        </w:rPr>
        <w:t>,</w:t>
      </w:r>
      <w:r>
        <w:rPr>
          <w:rFonts w:ascii="Lucida Grande" w:hAnsi="Lucida Grande" w:cs="宋体" w:hint="eastAsia"/>
          <w:color w:val="333333"/>
          <w:kern w:val="0"/>
          <w:sz w:val="18"/>
        </w:rPr>
        <w:t>不变</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"os": "os</w:t>
      </w:r>
      <w:r w:rsidRPr="003D05E9">
        <w:rPr>
          <w:rFonts w:ascii="Lucida Grande" w:hAnsi="Lucida Grande" w:cs="宋体"/>
          <w:color w:val="333333"/>
          <w:kern w:val="0"/>
          <w:sz w:val="18"/>
          <w:szCs w:val="18"/>
        </w:rPr>
        <w:t>类型</w:t>
      </w:r>
      <w:r w:rsidRPr="003D05E9">
        <w:rPr>
          <w:rFonts w:ascii="Lucida Grande" w:hAnsi="Lucida Grande" w:cs="宋体"/>
          <w:color w:val="333333"/>
          <w:kern w:val="0"/>
          <w:sz w:val="18"/>
          <w:szCs w:val="18"/>
        </w:rPr>
        <w:t>STR:ios,android,wp",</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"osver": "os</w:t>
      </w:r>
      <w:r w:rsidRPr="003D05E9">
        <w:rPr>
          <w:rFonts w:ascii="Lucida Grande" w:hAnsi="Lucida Grande" w:cs="宋体"/>
          <w:color w:val="333333"/>
          <w:kern w:val="0"/>
          <w:sz w:val="18"/>
          <w:szCs w:val="18"/>
        </w:rPr>
        <w:t>版本号</w:t>
      </w:r>
      <w:r w:rsidRPr="003D05E9">
        <w:rPr>
          <w:rFonts w:ascii="Lucida Grande" w:hAnsi="Lucida Grande" w:cs="宋体"/>
          <w:color w:val="333333"/>
          <w:kern w:val="0"/>
          <w:sz w:val="18"/>
          <w:szCs w:val="18"/>
        </w:rPr>
        <w:t>STR:</w:t>
      </w:r>
      <w:r w:rsidRPr="003D05E9">
        <w:rPr>
          <w:rFonts w:ascii="Lucida Grande" w:hAnsi="Lucida Grande" w:cs="宋体"/>
          <w:color w:val="333333"/>
          <w:kern w:val="0"/>
          <w:sz w:val="18"/>
          <w:szCs w:val="18"/>
        </w:rPr>
        <w:t>各平台自己抓取</w:t>
      </w:r>
      <w:r w:rsidRPr="003D05E9">
        <w:rPr>
          <w:rFonts w:ascii="Lucida Grande" w:hAnsi="Lucida Grande" w:cs="宋体"/>
          <w:color w:val="333333"/>
          <w:kern w:val="0"/>
          <w:sz w:val="18"/>
          <w:szCs w:val="18"/>
        </w:rPr>
        <w:t>,</w:t>
      </w:r>
      <w:r w:rsidRPr="003D05E9">
        <w:rPr>
          <w:rFonts w:ascii="Lucida Grande" w:hAnsi="Lucida Grande" w:cs="宋体"/>
          <w:color w:val="333333"/>
          <w:kern w:val="0"/>
          <w:sz w:val="18"/>
          <w:szCs w:val="18"/>
        </w:rPr>
        <w:t>格式可能不一样</w:t>
      </w:r>
      <w:r w:rsidRPr="003D05E9">
        <w:rPr>
          <w:rFonts w:ascii="Lucida Grande" w:hAnsi="Lucida Grande" w:cs="宋体"/>
          <w:color w:val="333333"/>
          <w:kern w:val="0"/>
          <w:sz w:val="18"/>
          <w:szCs w:val="18"/>
        </w:rPr>
        <w:t>,</w:t>
      </w:r>
      <w:r w:rsidRPr="003D05E9">
        <w:rPr>
          <w:rFonts w:ascii="Lucida Grande" w:hAnsi="Lucida Grande" w:cs="宋体"/>
          <w:color w:val="333333"/>
          <w:kern w:val="0"/>
          <w:sz w:val="18"/>
          <w:szCs w:val="18"/>
        </w:rPr>
        <w:t>建议服务器入库时自己拆分保存</w:t>
      </w:r>
      <w:r w:rsidRPr="003D05E9">
        <w:rPr>
          <w:rFonts w:ascii="Lucida Grande" w:hAnsi="Lucida Grande" w:cs="宋体"/>
          <w:color w:val="333333"/>
          <w:kern w:val="0"/>
          <w:sz w:val="18"/>
          <w:szCs w:val="18"/>
        </w:rPr>
        <w:t>",</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"model": "</w:t>
      </w:r>
      <w:r w:rsidRPr="003D05E9">
        <w:rPr>
          <w:rFonts w:ascii="Lucida Grande" w:hAnsi="Lucida Grande" w:cs="宋体"/>
          <w:color w:val="333333"/>
          <w:kern w:val="0"/>
          <w:sz w:val="18"/>
          <w:szCs w:val="18"/>
        </w:rPr>
        <w:t>机型</w:t>
      </w:r>
      <w:r w:rsidRPr="003D05E9">
        <w:rPr>
          <w:rFonts w:ascii="Lucida Grande" w:hAnsi="Lucida Grande" w:cs="宋体"/>
          <w:color w:val="333333"/>
          <w:kern w:val="0"/>
          <w:sz w:val="18"/>
          <w:szCs w:val="18"/>
        </w:rPr>
        <w:t>STR ios iPhone5,iPhone5S,iPhone6,iPhone6Plus,iPad,iPadAir,iPadAir2,iPadMini,HTCM9</w:t>
      </w:r>
      <w:r w:rsidRPr="003D05E9">
        <w:rPr>
          <w:rFonts w:ascii="Lucida Grande" w:hAnsi="Lucida Grande" w:cs="宋体"/>
          <w:color w:val="333333"/>
          <w:kern w:val="0"/>
          <w:sz w:val="18"/>
          <w:szCs w:val="18"/>
        </w:rPr>
        <w:t>等</w:t>
      </w:r>
      <w:r w:rsidRPr="003D05E9">
        <w:rPr>
          <w:rFonts w:ascii="Lucida Grande" w:hAnsi="Lucida Grande" w:cs="宋体"/>
          <w:color w:val="333333"/>
          <w:kern w:val="0"/>
          <w:sz w:val="18"/>
          <w:szCs w:val="18"/>
        </w:rPr>
        <w:t>(</w:t>
      </w:r>
      <w:r w:rsidRPr="003D05E9">
        <w:rPr>
          <w:rFonts w:ascii="Lucida Grande" w:hAnsi="Lucida Grande" w:cs="宋体"/>
          <w:color w:val="333333"/>
          <w:kern w:val="0"/>
          <w:sz w:val="18"/>
          <w:szCs w:val="18"/>
        </w:rPr>
        <w:t>这个基本是客户端获取的硬件信息</w:t>
      </w:r>
      <w:r w:rsidRPr="003D05E9">
        <w:rPr>
          <w:rFonts w:ascii="Lucida Grande" w:hAnsi="Lucida Grande" w:cs="宋体"/>
          <w:color w:val="333333"/>
          <w:kern w:val="0"/>
          <w:sz w:val="18"/>
          <w:szCs w:val="18"/>
        </w:rPr>
        <w:t>,</w:t>
      </w:r>
      <w:r w:rsidRPr="003D05E9">
        <w:rPr>
          <w:rFonts w:ascii="Lucida Grande" w:hAnsi="Lucida Grande" w:cs="宋体"/>
          <w:color w:val="333333"/>
          <w:kern w:val="0"/>
          <w:sz w:val="18"/>
          <w:szCs w:val="18"/>
        </w:rPr>
        <w:t>不一定是什么样的字符串</w:t>
      </w:r>
      <w:r w:rsidRPr="003D05E9">
        <w:rPr>
          <w:rFonts w:ascii="Lucida Grande" w:hAnsi="Lucida Grande" w:cs="宋体"/>
          <w:color w:val="333333"/>
          <w:kern w:val="0"/>
          <w:sz w:val="18"/>
          <w:szCs w:val="18"/>
        </w:rPr>
        <w:t>)",</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"screen": "</w:t>
      </w:r>
      <w:r w:rsidRPr="003D05E9">
        <w:rPr>
          <w:rFonts w:ascii="Lucida Grande" w:hAnsi="Lucida Grande" w:cs="宋体"/>
          <w:color w:val="333333"/>
          <w:kern w:val="0"/>
          <w:sz w:val="18"/>
          <w:szCs w:val="18"/>
        </w:rPr>
        <w:t>屏幕尺寸</w:t>
      </w:r>
      <w:r w:rsidRPr="003D05E9">
        <w:rPr>
          <w:rFonts w:ascii="Lucida Grande" w:hAnsi="Lucida Grande" w:cs="宋体"/>
          <w:color w:val="333333"/>
          <w:kern w:val="0"/>
          <w:sz w:val="18"/>
          <w:szCs w:val="18"/>
        </w:rPr>
        <w:t>STR(</w:t>
      </w:r>
      <w:r w:rsidRPr="003D05E9">
        <w:rPr>
          <w:rFonts w:ascii="Lucida Grande" w:hAnsi="Lucida Grande" w:cs="宋体"/>
          <w:color w:val="333333"/>
          <w:kern w:val="0"/>
          <w:sz w:val="18"/>
          <w:szCs w:val="18"/>
        </w:rPr>
        <w:t>实际尺寸</w:t>
      </w:r>
      <w:r w:rsidRPr="003D05E9">
        <w:rPr>
          <w:rFonts w:ascii="Lucida Grande" w:hAnsi="Lucida Grande" w:cs="宋体"/>
          <w:color w:val="333333"/>
          <w:kern w:val="0"/>
          <w:sz w:val="18"/>
          <w:szCs w:val="18"/>
        </w:rPr>
        <w:t>,</w:t>
      </w:r>
      <w:r w:rsidRPr="003D05E9">
        <w:rPr>
          <w:rFonts w:ascii="Lucida Grande" w:hAnsi="Lucida Grande" w:cs="宋体"/>
          <w:color w:val="333333"/>
          <w:kern w:val="0"/>
          <w:sz w:val="18"/>
          <w:szCs w:val="18"/>
        </w:rPr>
        <w:t>宽</w:t>
      </w:r>
      <w:r w:rsidRPr="003D05E9">
        <w:rPr>
          <w:rFonts w:ascii="Lucida Grande" w:hAnsi="Lucida Grande" w:cs="宋体"/>
          <w:color w:val="333333"/>
          <w:kern w:val="0"/>
          <w:sz w:val="18"/>
          <w:szCs w:val="18"/>
        </w:rPr>
        <w:t>*</w:t>
      </w:r>
      <w:r w:rsidRPr="003D05E9">
        <w:rPr>
          <w:rFonts w:ascii="Lucida Grande" w:hAnsi="Lucida Grande" w:cs="宋体"/>
          <w:color w:val="333333"/>
          <w:kern w:val="0"/>
          <w:sz w:val="18"/>
          <w:szCs w:val="18"/>
        </w:rPr>
        <w:t>高</w:t>
      </w:r>
      <w:r w:rsidRPr="003D05E9">
        <w:rPr>
          <w:rFonts w:ascii="Lucida Grande" w:hAnsi="Lucida Grande" w:cs="宋体"/>
          <w:color w:val="333333"/>
          <w:kern w:val="0"/>
          <w:sz w:val="18"/>
          <w:szCs w:val="18"/>
        </w:rPr>
        <w:t>),</w:t>
      </w:r>
      <w:r w:rsidRPr="003D05E9">
        <w:rPr>
          <w:rFonts w:ascii="Lucida Grande" w:hAnsi="Lucida Grande" w:cs="宋体"/>
          <w:color w:val="333333"/>
          <w:kern w:val="0"/>
          <w:sz w:val="18"/>
          <w:szCs w:val="18"/>
        </w:rPr>
        <w:t>如果是</w:t>
      </w:r>
      <w:r w:rsidRPr="003D05E9">
        <w:rPr>
          <w:rFonts w:ascii="Lucida Grande" w:hAnsi="Lucida Grande" w:cs="宋体"/>
          <w:color w:val="333333"/>
          <w:kern w:val="0"/>
          <w:sz w:val="18"/>
          <w:szCs w:val="18"/>
        </w:rPr>
        <w:t>retain</w:t>
      </w:r>
      <w:r w:rsidRPr="003D05E9">
        <w:rPr>
          <w:rFonts w:ascii="Lucida Grande" w:hAnsi="Lucida Grande" w:cs="宋体"/>
          <w:color w:val="333333"/>
          <w:kern w:val="0"/>
          <w:sz w:val="18"/>
          <w:szCs w:val="18"/>
        </w:rPr>
        <w:t>屏</w:t>
      </w:r>
      <w:r w:rsidRPr="003D05E9">
        <w:rPr>
          <w:rFonts w:ascii="Lucida Grande" w:hAnsi="Lucida Grande" w:cs="宋体"/>
          <w:color w:val="333333"/>
          <w:kern w:val="0"/>
          <w:sz w:val="18"/>
          <w:szCs w:val="18"/>
        </w:rPr>
        <w:t>,</w:t>
      </w:r>
      <w:r w:rsidRPr="003D05E9">
        <w:rPr>
          <w:rFonts w:ascii="Lucida Grande" w:hAnsi="Lucida Grande" w:cs="宋体"/>
          <w:color w:val="333333"/>
          <w:kern w:val="0"/>
          <w:sz w:val="18"/>
          <w:szCs w:val="18"/>
        </w:rPr>
        <w:t>也体现在里面</w:t>
      </w:r>
      <w:r w:rsidRPr="003D05E9">
        <w:rPr>
          <w:rFonts w:ascii="Lucida Grande" w:hAnsi="Lucida Grande" w:cs="宋体"/>
          <w:color w:val="333333"/>
          <w:kern w:val="0"/>
          <w:sz w:val="18"/>
          <w:szCs w:val="18"/>
        </w:rPr>
        <w:t>.</w:t>
      </w:r>
      <w:r w:rsidRPr="003D05E9">
        <w:rPr>
          <w:rFonts w:ascii="Lucida Grande" w:hAnsi="Lucida Grande" w:cs="宋体"/>
          <w:color w:val="333333"/>
          <w:kern w:val="0"/>
          <w:sz w:val="18"/>
          <w:szCs w:val="18"/>
        </w:rPr>
        <w:t>如</w:t>
      </w:r>
      <w:r w:rsidRPr="003D05E9">
        <w:rPr>
          <w:rFonts w:ascii="Lucida Grande" w:hAnsi="Lucida Grande" w:cs="宋体"/>
          <w:color w:val="333333"/>
          <w:kern w:val="0"/>
          <w:sz w:val="18"/>
          <w:szCs w:val="18"/>
        </w:rPr>
        <w:t>640*960,640*1136</w:t>
      </w:r>
      <w:r w:rsidRPr="003D05E9">
        <w:rPr>
          <w:rFonts w:ascii="Lucida Grande" w:hAnsi="Lucida Grande" w:cs="宋体"/>
          <w:color w:val="333333"/>
          <w:kern w:val="0"/>
          <w:sz w:val="18"/>
          <w:szCs w:val="18"/>
        </w:rPr>
        <w:t>等</w:t>
      </w:r>
      <w:r w:rsidRPr="003D05E9">
        <w:rPr>
          <w:rFonts w:ascii="Lucida Grande" w:hAnsi="Lucida Grande" w:cs="宋体"/>
          <w:color w:val="333333"/>
          <w:kern w:val="0"/>
          <w:sz w:val="18"/>
          <w:szCs w:val="18"/>
        </w:rPr>
        <w:t>",</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"network": "</w:t>
      </w:r>
      <w:r w:rsidRPr="003D05E9">
        <w:rPr>
          <w:rFonts w:ascii="Lucida Grande" w:hAnsi="Lucida Grande" w:cs="宋体"/>
          <w:color w:val="333333"/>
          <w:kern w:val="0"/>
          <w:sz w:val="18"/>
          <w:szCs w:val="18"/>
        </w:rPr>
        <w:t>网络类型</w:t>
      </w:r>
      <w:r w:rsidRPr="003D05E9">
        <w:rPr>
          <w:rFonts w:ascii="Lucida Grande" w:hAnsi="Lucida Grande" w:cs="宋体"/>
          <w:color w:val="333333"/>
          <w:kern w:val="0"/>
          <w:sz w:val="18"/>
          <w:szCs w:val="18"/>
        </w:rPr>
        <w:t>,STR,3g,2g,wifi",</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w:t>
      </w:r>
      <w:r w:rsidR="001F4605">
        <w:rPr>
          <w:rFonts w:ascii="Lucida Grande" w:hAnsi="Lucida Grande" w:cs="宋体" w:hint="eastAsia"/>
          <w:color w:val="333333"/>
          <w:kern w:val="0"/>
          <w:sz w:val="18"/>
          <w:szCs w:val="18"/>
        </w:rPr>
        <w:t>token</w:t>
      </w:r>
      <w:r w:rsidRPr="003D05E9">
        <w:rPr>
          <w:rFonts w:ascii="Lucida Grande" w:hAnsi="Lucida Grande" w:cs="宋体"/>
          <w:color w:val="333333"/>
          <w:kern w:val="0"/>
          <w:sz w:val="18"/>
          <w:szCs w:val="18"/>
        </w:rPr>
        <w:t>": "</w:t>
      </w:r>
      <w:r w:rsidRPr="003D05E9">
        <w:rPr>
          <w:rFonts w:ascii="Lucida Grande" w:hAnsi="Lucida Grande" w:cs="宋体"/>
          <w:color w:val="333333"/>
          <w:kern w:val="0"/>
          <w:sz w:val="18"/>
          <w:szCs w:val="18"/>
        </w:rPr>
        <w:t>终端唯一</w:t>
      </w:r>
      <w:r w:rsidRPr="003D05E9">
        <w:rPr>
          <w:rFonts w:ascii="Lucida Grande" w:hAnsi="Lucida Grande" w:cs="宋体"/>
          <w:color w:val="333333"/>
          <w:kern w:val="0"/>
          <w:sz w:val="18"/>
          <w:szCs w:val="18"/>
        </w:rPr>
        <w:t>ID,str",</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"mac": "</w:t>
      </w:r>
      <w:r w:rsidRPr="003D05E9">
        <w:rPr>
          <w:rFonts w:ascii="Lucida Grande" w:hAnsi="Lucida Grande" w:cs="宋体"/>
          <w:color w:val="333333"/>
          <w:kern w:val="0"/>
          <w:sz w:val="18"/>
          <w:szCs w:val="18"/>
        </w:rPr>
        <w:t>机器网卡</w:t>
      </w:r>
      <w:r w:rsidRPr="003D05E9">
        <w:rPr>
          <w:rFonts w:ascii="Lucida Grande" w:hAnsi="Lucida Grande" w:cs="宋体"/>
          <w:color w:val="333333"/>
          <w:kern w:val="0"/>
          <w:sz w:val="18"/>
          <w:szCs w:val="18"/>
        </w:rPr>
        <w:t>mac</w:t>
      </w:r>
      <w:r w:rsidRPr="003D05E9">
        <w:rPr>
          <w:rFonts w:ascii="Lucida Grande" w:hAnsi="Lucida Grande" w:cs="宋体"/>
          <w:color w:val="333333"/>
          <w:kern w:val="0"/>
          <w:sz w:val="18"/>
          <w:szCs w:val="18"/>
        </w:rPr>
        <w:t>地址</w:t>
      </w:r>
      <w:r w:rsidRPr="003D05E9">
        <w:rPr>
          <w:rFonts w:ascii="Lucida Grande" w:hAnsi="Lucida Grande" w:cs="宋体"/>
          <w:color w:val="333333"/>
          <w:kern w:val="0"/>
          <w:sz w:val="18"/>
          <w:szCs w:val="18"/>
        </w:rPr>
        <w:t>,STR,</w:t>
      </w:r>
      <w:r w:rsidRPr="003D05E9">
        <w:rPr>
          <w:rFonts w:ascii="Lucida Grande" w:hAnsi="Lucida Grande" w:cs="宋体"/>
          <w:color w:val="333333"/>
          <w:kern w:val="0"/>
          <w:sz w:val="18"/>
          <w:szCs w:val="18"/>
        </w:rPr>
        <w:t>可能取不到或者取到的数据是重复的</w:t>
      </w:r>
      <w:r w:rsidRPr="003D05E9">
        <w:rPr>
          <w:rFonts w:ascii="Lucida Grande" w:hAnsi="Lucida Grande" w:cs="宋体"/>
          <w:color w:val="333333"/>
          <w:kern w:val="0"/>
          <w:sz w:val="18"/>
          <w:szCs w:val="18"/>
        </w:rPr>
        <w:t>",</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"ip": "</w:t>
      </w:r>
      <w:r w:rsidRPr="003D05E9">
        <w:rPr>
          <w:rFonts w:ascii="Lucida Grande" w:hAnsi="Lucida Grande" w:cs="宋体"/>
          <w:color w:val="333333"/>
          <w:kern w:val="0"/>
          <w:sz w:val="18"/>
          <w:szCs w:val="18"/>
        </w:rPr>
        <w:t>本机地址</w:t>
      </w:r>
      <w:r w:rsidRPr="003D05E9">
        <w:rPr>
          <w:rFonts w:ascii="Lucida Grande" w:hAnsi="Lucida Grande" w:cs="宋体"/>
          <w:color w:val="333333"/>
          <w:kern w:val="0"/>
          <w:sz w:val="18"/>
          <w:szCs w:val="18"/>
        </w:rPr>
        <w:t>,STR",</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"area": "</w:t>
      </w:r>
      <w:r w:rsidRPr="003D05E9">
        <w:rPr>
          <w:rFonts w:ascii="Lucida Grande" w:hAnsi="Lucida Grande" w:cs="宋体"/>
          <w:color w:val="333333"/>
          <w:kern w:val="0"/>
          <w:sz w:val="18"/>
          <w:szCs w:val="18"/>
        </w:rPr>
        <w:t>地区信息</w:t>
      </w:r>
      <w:r w:rsidRPr="003D05E9">
        <w:rPr>
          <w:rFonts w:ascii="Lucida Grande" w:hAnsi="Lucida Grande" w:cs="宋体"/>
          <w:color w:val="333333"/>
          <w:kern w:val="0"/>
          <w:sz w:val="18"/>
          <w:szCs w:val="18"/>
        </w:rPr>
        <w:t>STR,</w:t>
      </w:r>
      <w:r w:rsidRPr="003D05E9">
        <w:rPr>
          <w:rFonts w:ascii="Lucida Grande" w:hAnsi="Lucida Grande" w:cs="宋体"/>
          <w:color w:val="333333"/>
          <w:kern w:val="0"/>
          <w:sz w:val="18"/>
          <w:szCs w:val="18"/>
        </w:rPr>
        <w:t>如北京</w:t>
      </w:r>
      <w:r w:rsidRPr="003D05E9">
        <w:rPr>
          <w:rFonts w:ascii="Lucida Grande" w:hAnsi="Lucida Grande" w:cs="宋体"/>
          <w:color w:val="333333"/>
          <w:kern w:val="0"/>
          <w:sz w:val="18"/>
          <w:szCs w:val="18"/>
        </w:rPr>
        <w:t>"</w:t>
      </w:r>
    </w:p>
    <w:p w:rsidR="00314126" w:rsidRDefault="008630AA">
      <w:pPr>
        <w:widowControl/>
        <w:shd w:val="clear" w:color="auto" w:fill="FFFFFF"/>
        <w:ind w:leftChars="200" w:left="420"/>
        <w:jc w:val="left"/>
        <w:rPr>
          <w:rFonts w:asciiTheme="minorEastAsia" w:eastAsiaTheme="minorEastAsia" w:hAnsiTheme="minorEastAsia" w:cs="Helvetica"/>
          <w:color w:val="333333"/>
          <w:szCs w:val="21"/>
        </w:rPr>
      </w:pPr>
      <w:r>
        <w:rPr>
          <w:rFonts w:asciiTheme="minorEastAsia" w:eastAsiaTheme="minorEastAsia" w:hAnsiTheme="minorEastAsia" w:cs="Helvetica" w:hint="eastAsia"/>
          <w:color w:val="333333"/>
          <w:szCs w:val="21"/>
        </w:rPr>
        <w:t xml:space="preserve"> </w:t>
      </w:r>
      <w:r w:rsidRPr="003D05E9">
        <w:rPr>
          <w:rFonts w:ascii="Lucida Grande" w:hAnsi="Lucida Grande" w:cs="宋体"/>
          <w:color w:val="333333"/>
          <w:kern w:val="0"/>
          <w:sz w:val="18"/>
          <w:szCs w:val="18"/>
        </w:rPr>
        <w:t>"</w:t>
      </w:r>
      <w:r w:rsidRPr="00552A5C">
        <w:rPr>
          <w:rFonts w:asciiTheme="minorEastAsia" w:eastAsiaTheme="minorEastAsia" w:hAnsiTheme="minorEastAsia" w:cs="Helvetica"/>
          <w:color w:val="333333"/>
          <w:szCs w:val="21"/>
        </w:rPr>
        <w:t>appid</w:t>
      </w:r>
      <w:r w:rsidRPr="003D05E9">
        <w:rPr>
          <w:rFonts w:ascii="Lucida Grande" w:hAnsi="Lucida Grande" w:cs="宋体"/>
          <w:color w:val="333333"/>
          <w:kern w:val="0"/>
          <w:sz w:val="18"/>
          <w:szCs w:val="18"/>
        </w:rPr>
        <w:t>"</w:t>
      </w:r>
      <w:r>
        <w:rPr>
          <w:rFonts w:ascii="Lucida Grande" w:hAnsi="Lucida Grande" w:cs="宋体" w:hint="eastAsia"/>
          <w:color w:val="333333"/>
          <w:kern w:val="0"/>
          <w:sz w:val="18"/>
          <w:szCs w:val="18"/>
        </w:rPr>
        <w:t>:</w:t>
      </w:r>
      <w:r w:rsidR="00440561">
        <w:rPr>
          <w:rFonts w:asciiTheme="minorEastAsia" w:eastAsiaTheme="minorEastAsia" w:hAnsiTheme="minorEastAsia" w:cs="Helvetica" w:hint="eastAsia"/>
          <w:color w:val="333333"/>
          <w:szCs w:val="21"/>
        </w:rPr>
        <w:t>应用</w:t>
      </w:r>
      <w:r w:rsidR="00440561" w:rsidRPr="00552A5C">
        <w:rPr>
          <w:rFonts w:asciiTheme="minorEastAsia" w:eastAsiaTheme="minorEastAsia" w:hAnsiTheme="minorEastAsia" w:cs="Helvetica" w:hint="eastAsia"/>
          <w:color w:val="333333"/>
          <w:szCs w:val="21"/>
        </w:rPr>
        <w:t>id</w:t>
      </w:r>
    </w:p>
    <w:p w:rsidR="00314126" w:rsidRDefault="00BE020C">
      <w:pPr>
        <w:widowControl/>
        <w:shd w:val="clear" w:color="auto" w:fill="FFFFFF"/>
        <w:ind w:leftChars="200" w:left="420"/>
        <w:jc w:val="left"/>
        <w:rPr>
          <w:rFonts w:ascii="Lucida Grande" w:hAnsi="Lucida Grande" w:cs="宋体" w:hint="eastAsia"/>
          <w:color w:val="333333"/>
          <w:kern w:val="0"/>
          <w:sz w:val="18"/>
          <w:szCs w:val="18"/>
        </w:rPr>
      </w:pPr>
      <w:r>
        <w:rPr>
          <w:rFonts w:asciiTheme="minorEastAsia" w:eastAsiaTheme="minorEastAsia" w:hAnsiTheme="minorEastAsia" w:cs="Helvetica" w:hint="eastAsia"/>
          <w:color w:val="333333"/>
          <w:szCs w:val="21"/>
        </w:rPr>
        <w:t xml:space="preserve"> </w:t>
      </w:r>
      <w:r w:rsidRPr="003D05E9">
        <w:rPr>
          <w:rFonts w:ascii="Lucida Grande" w:hAnsi="Lucida Grande" w:cs="宋体"/>
          <w:color w:val="333333"/>
          <w:kern w:val="0"/>
          <w:sz w:val="18"/>
          <w:szCs w:val="18"/>
        </w:rPr>
        <w:t>"</w:t>
      </w:r>
      <w:r w:rsidRPr="00552A5C">
        <w:rPr>
          <w:rFonts w:asciiTheme="minorEastAsia" w:eastAsiaTheme="minorEastAsia" w:hAnsiTheme="minorEastAsia" w:cs="Helvetica"/>
          <w:color w:val="333333"/>
          <w:szCs w:val="21"/>
        </w:rPr>
        <w:t>uuid</w:t>
      </w:r>
      <w:r w:rsidRPr="003D05E9">
        <w:rPr>
          <w:rFonts w:ascii="Lucida Grande" w:hAnsi="Lucida Grande" w:cs="宋体"/>
          <w:color w:val="333333"/>
          <w:kern w:val="0"/>
          <w:sz w:val="18"/>
          <w:szCs w:val="18"/>
        </w:rPr>
        <w:t>"</w:t>
      </w:r>
      <w:r w:rsidR="00F87353">
        <w:rPr>
          <w:rFonts w:ascii="Lucida Grande" w:hAnsi="Lucida Grande" w:cs="宋体" w:hint="eastAsia"/>
          <w:color w:val="333333"/>
          <w:kern w:val="0"/>
          <w:sz w:val="18"/>
          <w:szCs w:val="18"/>
        </w:rPr>
        <w:t xml:space="preserve">: </w:t>
      </w:r>
      <w:r w:rsidR="00F87353">
        <w:rPr>
          <w:rFonts w:ascii="Lucida Grande" w:hAnsi="Lucida Grande" w:cs="宋体" w:hint="eastAsia"/>
          <w:color w:val="333333"/>
          <w:kern w:val="0"/>
          <w:sz w:val="18"/>
          <w:szCs w:val="18"/>
        </w:rPr>
        <w:t>用户</w:t>
      </w:r>
      <w:r w:rsidR="00F87353">
        <w:rPr>
          <w:rFonts w:ascii="Lucida Grande" w:hAnsi="Lucida Grande" w:cs="宋体" w:hint="eastAsia"/>
          <w:color w:val="333333"/>
          <w:kern w:val="0"/>
          <w:sz w:val="18"/>
          <w:szCs w:val="18"/>
        </w:rPr>
        <w:t xml:space="preserve">id </w:t>
      </w:r>
      <w:r w:rsidR="00F87353">
        <w:rPr>
          <w:rFonts w:ascii="Lucida Grande" w:hAnsi="Lucida Grande" w:cs="宋体" w:hint="eastAsia"/>
          <w:color w:val="333333"/>
          <w:kern w:val="0"/>
          <w:sz w:val="18"/>
          <w:szCs w:val="18"/>
        </w:rPr>
        <w:t>可选</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"ver": "</w:t>
      </w:r>
      <w:r w:rsidRPr="003D05E9">
        <w:rPr>
          <w:rFonts w:ascii="Lucida Grande" w:hAnsi="Lucida Grande" w:cs="宋体"/>
          <w:color w:val="333333"/>
          <w:kern w:val="0"/>
          <w:sz w:val="18"/>
          <w:szCs w:val="18"/>
        </w:rPr>
        <w:t>当前版本号</w:t>
      </w:r>
      <w:r w:rsidRPr="003D05E9">
        <w:rPr>
          <w:rFonts w:ascii="Lucida Grande" w:hAnsi="Lucida Grande" w:cs="宋体"/>
          <w:color w:val="333333"/>
          <w:kern w:val="0"/>
          <w:sz w:val="18"/>
          <w:szCs w:val="18"/>
        </w:rPr>
        <w:t>STR,</w:t>
      </w:r>
      <w:r w:rsidRPr="003D05E9">
        <w:rPr>
          <w:rFonts w:ascii="Lucida Grande" w:hAnsi="Lucida Grande" w:cs="宋体"/>
          <w:color w:val="333333"/>
          <w:kern w:val="0"/>
          <w:sz w:val="18"/>
          <w:szCs w:val="18"/>
        </w:rPr>
        <w:t>如</w:t>
      </w:r>
      <w:r w:rsidRPr="003D05E9">
        <w:rPr>
          <w:rFonts w:ascii="Lucida Grande" w:hAnsi="Lucida Grande" w:cs="宋体"/>
          <w:color w:val="333333"/>
          <w:kern w:val="0"/>
          <w:sz w:val="18"/>
          <w:szCs w:val="18"/>
        </w:rPr>
        <w:t>1.0.3",</w:t>
      </w:r>
    </w:p>
    <w:p w:rsidR="00774E0C" w:rsidRPr="00774E0C" w:rsidRDefault="00774E0C">
      <w:pPr>
        <w:widowControl/>
        <w:shd w:val="clear" w:color="auto" w:fill="FFFFFF"/>
        <w:jc w:val="left"/>
        <w:rPr>
          <w:rFonts w:ascii="Lucida Grande" w:hAnsi="Lucida Grande" w:hint="eastAsia"/>
          <w:color w:val="FF2712"/>
          <w:szCs w:val="21"/>
        </w:rPr>
      </w:pPr>
      <w:r>
        <w:rPr>
          <w:rFonts w:ascii="Lucida Grande" w:hAnsi="Lucida Grande" w:cs="宋体" w:hint="eastAsia"/>
          <w:color w:val="333333"/>
          <w:kern w:val="0"/>
          <w:sz w:val="18"/>
          <w:szCs w:val="18"/>
        </w:rPr>
        <w:tab/>
        <w:t xml:space="preserve"> </w:t>
      </w:r>
      <w:r>
        <w:rPr>
          <w:rFonts w:ascii="Lucida Grande" w:hAnsi="Lucida Grande"/>
          <w:color w:val="FF2712"/>
          <w:szCs w:val="21"/>
        </w:rPr>
        <w:t>"channelid":"STR</w:t>
      </w:r>
      <w:r>
        <w:rPr>
          <w:rFonts w:ascii="Lucida Grande" w:hAnsi="Lucida Grande" w:hint="eastAsia"/>
          <w:color w:val="FF2712"/>
          <w:szCs w:val="21"/>
        </w:rPr>
        <w:t>渠道</w:t>
      </w:r>
      <w:r>
        <w:rPr>
          <w:rFonts w:ascii="Lucida Grande" w:hAnsi="Lucida Grande"/>
          <w:color w:val="FF2712"/>
          <w:szCs w:val="21"/>
        </w:rPr>
        <w:t>ID,ios</w:t>
      </w:r>
      <w:r>
        <w:rPr>
          <w:rFonts w:ascii="Lucida Grande" w:hAnsi="Lucida Grande" w:hint="eastAsia"/>
          <w:color w:val="FF2712"/>
          <w:szCs w:val="21"/>
        </w:rPr>
        <w:t>放在一个打包工具可以编辑的</w:t>
      </w:r>
      <w:r>
        <w:rPr>
          <w:rFonts w:ascii="Lucida Grande" w:hAnsi="Lucida Grande"/>
          <w:color w:val="FF2712"/>
          <w:szCs w:val="21"/>
        </w:rPr>
        <w:t>plist</w:t>
      </w:r>
      <w:r>
        <w:rPr>
          <w:rFonts w:ascii="Lucida Grande" w:hAnsi="Lucida Grande" w:hint="eastAsia"/>
          <w:color w:val="FF2712"/>
          <w:szCs w:val="21"/>
        </w:rPr>
        <w:t>文件里</w:t>
      </w:r>
      <w:r>
        <w:rPr>
          <w:rFonts w:ascii="Lucida Grande" w:hAnsi="Lucida Grande"/>
          <w:color w:val="FF2712"/>
          <w:szCs w:val="21"/>
        </w:rPr>
        <w:t>;android</w:t>
      </w:r>
      <w:r>
        <w:rPr>
          <w:rFonts w:ascii="Lucida Grande" w:hAnsi="Lucida Grande" w:hint="eastAsia"/>
          <w:color w:val="FF2712"/>
          <w:szCs w:val="21"/>
        </w:rPr>
        <w:t>可以考虑放在</w:t>
      </w:r>
      <w:r>
        <w:rPr>
          <w:rFonts w:ascii="Lucida Grande" w:hAnsi="Lucida Grande"/>
          <w:color w:val="FF2712"/>
          <w:szCs w:val="21"/>
        </w:rPr>
        <w:t>manifest</w:t>
      </w:r>
      <w:r>
        <w:rPr>
          <w:rFonts w:ascii="Lucida Grande" w:hAnsi="Lucida Grande" w:hint="eastAsia"/>
          <w:color w:val="FF2712"/>
          <w:szCs w:val="21"/>
        </w:rPr>
        <w:t>里</w:t>
      </w:r>
      <w:r>
        <w:rPr>
          <w:rFonts w:ascii="Lucida Grande" w:hAnsi="Lucida Grande"/>
          <w:color w:val="FF2712"/>
          <w:szCs w:val="21"/>
        </w:rPr>
        <w:t>,</w:t>
      </w:r>
      <w:r>
        <w:rPr>
          <w:rFonts w:ascii="Lucida Grande" w:hAnsi="Lucida Grande" w:hint="eastAsia"/>
          <w:color w:val="FF2712"/>
          <w:szCs w:val="21"/>
        </w:rPr>
        <w:t>需要方便打包工具在打包时根据配置修改</w:t>
      </w:r>
      <w:r>
        <w:rPr>
          <w:rFonts w:ascii="Lucida Grande" w:hAnsi="Lucida Grande"/>
          <w:color w:val="FF2712"/>
          <w:szCs w:val="21"/>
        </w:rPr>
        <w:t>",</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"installtime": "</w:t>
      </w:r>
      <w:r w:rsidRPr="003D05E9">
        <w:rPr>
          <w:rFonts w:ascii="Lucida Grande" w:hAnsi="Lucida Grande" w:cs="宋体"/>
          <w:color w:val="333333"/>
          <w:kern w:val="0"/>
          <w:sz w:val="18"/>
          <w:szCs w:val="18"/>
        </w:rPr>
        <w:t>版本安装时间</w:t>
      </w:r>
      <w:r w:rsidRPr="003D05E9">
        <w:rPr>
          <w:rFonts w:ascii="Lucida Grande" w:hAnsi="Lucida Grande" w:cs="宋体"/>
          <w:color w:val="333333"/>
          <w:kern w:val="0"/>
          <w:sz w:val="18"/>
          <w:szCs w:val="18"/>
        </w:rPr>
        <w:t>STR,</w:t>
      </w:r>
      <w:r w:rsidRPr="003D05E9">
        <w:rPr>
          <w:rFonts w:ascii="Lucida Grande" w:hAnsi="Lucida Grande" w:cs="宋体"/>
          <w:color w:val="333333"/>
          <w:kern w:val="0"/>
          <w:sz w:val="18"/>
          <w:szCs w:val="18"/>
        </w:rPr>
        <w:t>有可能取不到</w:t>
      </w:r>
      <w:r w:rsidRPr="003D05E9">
        <w:rPr>
          <w:rFonts w:ascii="Lucida Grande" w:hAnsi="Lucida Grande" w:cs="宋体"/>
          <w:color w:val="333333"/>
          <w:kern w:val="0"/>
          <w:sz w:val="18"/>
          <w:szCs w:val="18"/>
        </w:rPr>
        <w:t xml:space="preserve"> YYYYMMDDHHMMSS",</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"firstruntime": "</w:t>
      </w:r>
      <w:r w:rsidRPr="003D05E9">
        <w:rPr>
          <w:rFonts w:ascii="Lucida Grande" w:hAnsi="Lucida Grande" w:cs="宋体"/>
          <w:color w:val="333333"/>
          <w:kern w:val="0"/>
          <w:sz w:val="18"/>
          <w:szCs w:val="18"/>
        </w:rPr>
        <w:t>版本首次运行时间</w:t>
      </w:r>
      <w:r w:rsidRPr="003D05E9">
        <w:rPr>
          <w:rFonts w:ascii="Lucida Grande" w:hAnsi="Lucida Grande" w:cs="宋体"/>
          <w:color w:val="333333"/>
          <w:kern w:val="0"/>
          <w:sz w:val="18"/>
          <w:szCs w:val="18"/>
        </w:rPr>
        <w:t>STR, YYYYMMDDHHMMSS"</w:t>
      </w:r>
    </w:p>
    <w:p w:rsidR="003D05E9" w:rsidRPr="00552A5C" w:rsidRDefault="006F587C" w:rsidP="00AD465F">
      <w:pPr>
        <w:pStyle w:val="afff"/>
        <w:rPr>
          <w:rFonts w:asciiTheme="minorEastAsia" w:eastAsiaTheme="minorEastAsia" w:hAnsiTheme="minorEastAsia" w:cs="Helvetica"/>
          <w:color w:val="333333"/>
          <w:sz w:val="21"/>
          <w:szCs w:val="21"/>
        </w:rPr>
      </w:pPr>
      <w:r>
        <w:rPr>
          <w:rFonts w:asciiTheme="minorEastAsia" w:eastAsiaTheme="minorEastAsia" w:hAnsiTheme="minorEastAsia" w:cs="Helvetica" w:hint="eastAsia"/>
          <w:color w:val="333333"/>
          <w:sz w:val="21"/>
          <w:szCs w:val="21"/>
        </w:rPr>
        <w:t>}</w:t>
      </w:r>
    </w:p>
    <w:p w:rsidR="003B2704" w:rsidRDefault="00E5283C">
      <w:pPr>
        <w:pStyle w:val="QB3"/>
        <w:numPr>
          <w:ilvl w:val="2"/>
          <w:numId w:val="1"/>
        </w:numPr>
        <w:spacing w:line="413" w:lineRule="auto"/>
        <w:outlineLvl w:val="3"/>
        <w:rPr>
          <w:color w:val="000000" w:themeColor="text1"/>
        </w:rPr>
      </w:pPr>
      <w:bookmarkStart w:id="22" w:name="_Toc415832808"/>
      <w:bookmarkStart w:id="23" w:name="_Toc417919778"/>
      <w:r w:rsidRPr="00E5283C">
        <w:rPr>
          <w:rFonts w:hint="eastAsia"/>
          <w:color w:val="000000" w:themeColor="text1"/>
        </w:rPr>
        <w:t>回应接口定义</w:t>
      </w:r>
      <w:bookmarkEnd w:id="22"/>
      <w:bookmarkEnd w:id="23"/>
    </w:p>
    <w:p w:rsidR="00C160E1" w:rsidRPr="00B81B1A" w:rsidRDefault="003B2704" w:rsidP="00C160E1">
      <w:pPr>
        <w:pStyle w:val="afff"/>
        <w:rPr>
          <w:rFonts w:asciiTheme="minorEastAsia" w:eastAsiaTheme="minorEastAsia" w:hAnsiTheme="minorEastAsia" w:cs="Helvetica"/>
          <w:color w:val="333333"/>
          <w:sz w:val="21"/>
          <w:szCs w:val="21"/>
        </w:rPr>
      </w:pPr>
      <w:r w:rsidRPr="003B2704">
        <w:rPr>
          <w:rFonts w:asciiTheme="minorEastAsia" w:eastAsiaTheme="minorEastAsia" w:hAnsiTheme="minorEastAsia" w:cs="Helvetica"/>
          <w:color w:val="333333"/>
          <w:sz w:val="21"/>
          <w:szCs w:val="21"/>
        </w:rPr>
        <w:t xml:space="preserve"> HTTP/1.1 200 OK </w:t>
      </w:r>
    </w:p>
    <w:p w:rsidR="00C160E1" w:rsidRPr="00B81B1A" w:rsidRDefault="003B2704" w:rsidP="00C160E1">
      <w:pPr>
        <w:pStyle w:val="afff"/>
        <w:rPr>
          <w:rFonts w:asciiTheme="minorEastAsia" w:eastAsiaTheme="minorEastAsia" w:hAnsiTheme="minorEastAsia" w:cs="Helvetica"/>
          <w:color w:val="333333"/>
          <w:sz w:val="21"/>
          <w:szCs w:val="21"/>
        </w:rPr>
      </w:pPr>
      <w:r w:rsidRPr="003B2704">
        <w:rPr>
          <w:rFonts w:asciiTheme="minorEastAsia" w:eastAsiaTheme="minorEastAsia" w:hAnsiTheme="minorEastAsia" w:cs="Helvetica"/>
          <w:color w:val="333333"/>
          <w:sz w:val="21"/>
          <w:szCs w:val="21"/>
        </w:rPr>
        <w:t xml:space="preserve"> Content-Type: application/json</w:t>
      </w:r>
    </w:p>
    <w:p w:rsidR="001A0885" w:rsidRPr="00B81B1A" w:rsidRDefault="003B2704" w:rsidP="00D0183C">
      <w:pPr>
        <w:pStyle w:val="afff"/>
        <w:rPr>
          <w:rFonts w:asciiTheme="minorEastAsia" w:eastAsiaTheme="minorEastAsia" w:hAnsiTheme="minorEastAsia" w:cs="Helvetica"/>
          <w:color w:val="333333"/>
          <w:sz w:val="21"/>
          <w:szCs w:val="21"/>
        </w:rPr>
      </w:pPr>
      <w:r w:rsidRPr="003B2704">
        <w:rPr>
          <w:rFonts w:asciiTheme="minorEastAsia" w:eastAsiaTheme="minorEastAsia" w:hAnsiTheme="minorEastAsia" w:cs="Helvetica"/>
          <w:color w:val="333333"/>
          <w:sz w:val="21"/>
          <w:szCs w:val="21"/>
        </w:rPr>
        <w:t xml:space="preserve"> </w:t>
      </w:r>
      <w:r w:rsidRPr="003B2704">
        <w:rPr>
          <w:rStyle w:val="typ1"/>
          <w:rFonts w:asciiTheme="minorEastAsia" w:eastAsiaTheme="minorEastAsia" w:hAnsiTheme="minorEastAsia" w:hint="eastAsia"/>
          <w:sz w:val="21"/>
          <w:szCs w:val="21"/>
        </w:rPr>
        <w:t>【回应</w:t>
      </w:r>
      <w:r w:rsidRPr="003B2704">
        <w:rPr>
          <w:rStyle w:val="typ1"/>
          <w:rFonts w:asciiTheme="minorEastAsia" w:eastAsiaTheme="minorEastAsia" w:hAnsiTheme="minorEastAsia"/>
          <w:sz w:val="21"/>
          <w:szCs w:val="21"/>
        </w:rPr>
        <w:t>JSON格式】</w:t>
      </w:r>
    </w:p>
    <w:p w:rsidR="00D72325" w:rsidRPr="00B81B1A" w:rsidRDefault="003B2704" w:rsidP="00D0183C">
      <w:pPr>
        <w:pStyle w:val="afff"/>
        <w:rPr>
          <w:rFonts w:asciiTheme="minorEastAsia" w:eastAsiaTheme="minorEastAsia" w:hAnsiTheme="minorEastAsia"/>
          <w:sz w:val="21"/>
          <w:szCs w:val="21"/>
        </w:rPr>
      </w:pPr>
      <w:r w:rsidRPr="003B2704">
        <w:rPr>
          <w:rFonts w:asciiTheme="minorEastAsia" w:eastAsiaTheme="minorEastAsia" w:hAnsiTheme="minorEastAsia" w:hint="eastAsia"/>
          <w:sz w:val="21"/>
          <w:szCs w:val="21"/>
        </w:rPr>
        <w:t>比如</w:t>
      </w:r>
      <w:r w:rsidRPr="003B2704">
        <w:rPr>
          <w:rFonts w:asciiTheme="minorEastAsia" w:eastAsiaTheme="minorEastAsia" w:hAnsiTheme="minorEastAsia"/>
          <w:sz w:val="21"/>
          <w:szCs w:val="21"/>
        </w:rPr>
        <w:t>{"status":"0","data":[]}</w:t>
      </w:r>
    </w:p>
    <w:p w:rsidR="008A2014" w:rsidRPr="00B81B1A" w:rsidRDefault="003B2704" w:rsidP="00D0183C">
      <w:pPr>
        <w:pStyle w:val="afff"/>
        <w:rPr>
          <w:rFonts w:asciiTheme="minorEastAsia" w:eastAsiaTheme="minorEastAsia" w:hAnsiTheme="minorEastAsia"/>
          <w:sz w:val="21"/>
          <w:szCs w:val="21"/>
        </w:rPr>
      </w:pPr>
      <w:r w:rsidRPr="003B2704">
        <w:rPr>
          <w:rFonts w:asciiTheme="minorEastAsia" w:eastAsiaTheme="minorEastAsia" w:hAnsiTheme="minorEastAsia"/>
          <w:sz w:val="21"/>
          <w:szCs w:val="21"/>
        </w:rPr>
        <w:t xml:space="preserve"> status:  0 </w:t>
      </w:r>
      <w:r w:rsidRPr="003B2704">
        <w:rPr>
          <w:rFonts w:asciiTheme="minorEastAsia" w:eastAsiaTheme="minorEastAsia" w:hAnsiTheme="minorEastAsia" w:hint="eastAsia"/>
          <w:sz w:val="21"/>
          <w:szCs w:val="21"/>
        </w:rPr>
        <w:t>表示成功</w:t>
      </w:r>
      <w:r w:rsidRPr="003B2704">
        <w:rPr>
          <w:rFonts w:asciiTheme="minorEastAsia" w:eastAsiaTheme="minorEastAsia" w:hAnsiTheme="minorEastAsia"/>
          <w:sz w:val="21"/>
          <w:szCs w:val="21"/>
        </w:rPr>
        <w:t xml:space="preserve"> </w:t>
      </w:r>
      <w:r w:rsidRPr="003B2704">
        <w:rPr>
          <w:rFonts w:asciiTheme="minorEastAsia" w:eastAsiaTheme="minorEastAsia" w:hAnsiTheme="minorEastAsia" w:hint="eastAsia"/>
          <w:sz w:val="21"/>
          <w:szCs w:val="21"/>
        </w:rPr>
        <w:t>，</w:t>
      </w:r>
      <w:r w:rsidRPr="003B2704">
        <w:rPr>
          <w:rFonts w:asciiTheme="minorEastAsia" w:eastAsiaTheme="minorEastAsia" w:hAnsiTheme="minorEastAsia"/>
          <w:sz w:val="21"/>
          <w:szCs w:val="21"/>
        </w:rPr>
        <w:t>9999表示数据库执行异常</w:t>
      </w:r>
    </w:p>
    <w:p w:rsidR="007573EB" w:rsidRPr="00B81B1A" w:rsidRDefault="003B2704" w:rsidP="00D0183C">
      <w:pPr>
        <w:pStyle w:val="afff"/>
        <w:rPr>
          <w:rFonts w:asciiTheme="minorEastAsia" w:eastAsiaTheme="minorEastAsia" w:hAnsiTheme="minorEastAsia"/>
          <w:sz w:val="21"/>
          <w:szCs w:val="21"/>
        </w:rPr>
      </w:pPr>
      <w:r w:rsidRPr="003B2704">
        <w:rPr>
          <w:rFonts w:asciiTheme="minorEastAsia" w:eastAsiaTheme="minorEastAsia" w:hAnsiTheme="minorEastAsia"/>
          <w:sz w:val="21"/>
          <w:szCs w:val="21"/>
        </w:rPr>
        <w:t xml:space="preserve"> 如果data字段有值，则表示版本升级有关的数据</w:t>
      </w:r>
      <w:r w:rsidRPr="003B2704">
        <w:rPr>
          <w:rFonts w:asciiTheme="minorEastAsia" w:eastAsiaTheme="minorEastAsia" w:hAnsiTheme="minorEastAsia" w:hint="eastAsia"/>
          <w:sz w:val="21"/>
          <w:szCs w:val="21"/>
        </w:rPr>
        <w:t>，其定义如下</w:t>
      </w:r>
    </w:p>
    <w:p w:rsidR="00EB3AE1" w:rsidRPr="00EB3AE1" w:rsidRDefault="00EB3AE1" w:rsidP="00EB3AE1">
      <w:pPr>
        <w:pStyle w:val="afff"/>
        <w:rPr>
          <w:ins w:id="24" w:author="dongwg" w:date="2015-05-13T16:29:00Z"/>
          <w:rFonts w:asciiTheme="minorEastAsia" w:eastAsiaTheme="minorEastAsia" w:hAnsiTheme="minorEastAsia"/>
          <w:sz w:val="21"/>
          <w:szCs w:val="21"/>
        </w:rPr>
      </w:pPr>
      <w:ins w:id="25" w:author="dongwg" w:date="2015-05-13T16:29:00Z">
        <w:r w:rsidRPr="00EB3AE1">
          <w:rPr>
            <w:rFonts w:asciiTheme="minorEastAsia" w:eastAsiaTheme="minorEastAsia" w:hAnsiTheme="minorEastAsia"/>
            <w:sz w:val="21"/>
            <w:szCs w:val="21"/>
          </w:rPr>
          <w:lastRenderedPageBreak/>
          <w:t>{</w:t>
        </w:r>
      </w:ins>
    </w:p>
    <w:p w:rsidR="00EB3AE1" w:rsidRPr="00EB3AE1" w:rsidRDefault="00EB3AE1" w:rsidP="00EB3AE1">
      <w:pPr>
        <w:pStyle w:val="afff"/>
        <w:rPr>
          <w:ins w:id="26" w:author="dongwg" w:date="2015-05-13T16:29:00Z"/>
          <w:rFonts w:asciiTheme="minorEastAsia" w:eastAsiaTheme="minorEastAsia" w:hAnsiTheme="minorEastAsia"/>
          <w:sz w:val="21"/>
          <w:szCs w:val="21"/>
        </w:rPr>
      </w:pPr>
      <w:ins w:id="27" w:author="dongwg" w:date="2015-05-13T16:29:00Z">
        <w:r>
          <w:rPr>
            <w:rFonts w:asciiTheme="minorEastAsia" w:eastAsiaTheme="minorEastAsia" w:hAnsiTheme="minorEastAsia"/>
            <w:sz w:val="21"/>
            <w:szCs w:val="21"/>
          </w:rPr>
          <w:t xml:space="preserve">    "status": 0</w:t>
        </w:r>
        <w:r w:rsidRPr="00EB3AE1">
          <w:rPr>
            <w:rFonts w:asciiTheme="minorEastAsia" w:eastAsiaTheme="minorEastAsia" w:hAnsiTheme="minorEastAsia"/>
            <w:sz w:val="21"/>
            <w:szCs w:val="21"/>
          </w:rPr>
          <w:t>,</w:t>
        </w:r>
      </w:ins>
    </w:p>
    <w:p w:rsidR="00EB3AE1" w:rsidRPr="00EB3AE1" w:rsidRDefault="00EB3AE1" w:rsidP="00EB3AE1">
      <w:pPr>
        <w:pStyle w:val="afff"/>
        <w:rPr>
          <w:ins w:id="28" w:author="dongwg" w:date="2015-05-13T16:29:00Z"/>
          <w:rFonts w:asciiTheme="minorEastAsia" w:eastAsiaTheme="minorEastAsia" w:hAnsiTheme="minorEastAsia"/>
          <w:sz w:val="21"/>
          <w:szCs w:val="21"/>
        </w:rPr>
      </w:pPr>
      <w:ins w:id="29" w:author="dongwg" w:date="2015-05-13T16:29:00Z">
        <w:r w:rsidRPr="00EB3AE1">
          <w:rPr>
            <w:rFonts w:asciiTheme="minorEastAsia" w:eastAsiaTheme="minorEastAsia" w:hAnsiTheme="minorEastAsia"/>
            <w:sz w:val="21"/>
            <w:szCs w:val="21"/>
          </w:rPr>
          <w:t xml:space="preserve">    "data": [</w:t>
        </w:r>
      </w:ins>
    </w:p>
    <w:p w:rsidR="00EB3AE1" w:rsidRPr="00EB3AE1" w:rsidRDefault="00EB3AE1" w:rsidP="00EB3AE1">
      <w:pPr>
        <w:pStyle w:val="afff"/>
        <w:rPr>
          <w:ins w:id="30" w:author="dongwg" w:date="2015-05-13T16:29:00Z"/>
          <w:rFonts w:asciiTheme="minorEastAsia" w:eastAsiaTheme="minorEastAsia" w:hAnsiTheme="minorEastAsia"/>
          <w:sz w:val="21"/>
          <w:szCs w:val="21"/>
        </w:rPr>
      </w:pPr>
      <w:ins w:id="31" w:author="dongwg" w:date="2015-05-13T16:29:00Z">
        <w:r w:rsidRPr="00EB3AE1">
          <w:rPr>
            <w:rFonts w:asciiTheme="minorEastAsia" w:eastAsiaTheme="minorEastAsia" w:hAnsiTheme="minorEastAsia"/>
            <w:sz w:val="21"/>
            <w:szCs w:val="21"/>
          </w:rPr>
          <w:t xml:space="preserve">        {</w:t>
        </w:r>
      </w:ins>
    </w:p>
    <w:p w:rsidR="00EB3AE1" w:rsidRPr="00EB3AE1" w:rsidRDefault="00EB3AE1" w:rsidP="00EB3AE1">
      <w:pPr>
        <w:pStyle w:val="afff"/>
        <w:rPr>
          <w:ins w:id="32" w:author="dongwg" w:date="2015-05-13T16:29:00Z"/>
          <w:rFonts w:asciiTheme="minorEastAsia" w:eastAsiaTheme="minorEastAsia" w:hAnsiTheme="minorEastAsia"/>
          <w:sz w:val="21"/>
          <w:szCs w:val="21"/>
        </w:rPr>
      </w:pPr>
      <w:ins w:id="33" w:author="dongwg" w:date="2015-05-13T16:29:00Z">
        <w:r w:rsidRPr="00EB3AE1">
          <w:rPr>
            <w:rFonts w:asciiTheme="minorEastAsia" w:eastAsiaTheme="minorEastAsia" w:hAnsiTheme="minorEastAsia" w:hint="eastAsia"/>
            <w:sz w:val="21"/>
            <w:szCs w:val="21"/>
          </w:rPr>
          <w:t xml:space="preserve">            "ver": "版本号",</w:t>
        </w:r>
      </w:ins>
    </w:p>
    <w:p w:rsidR="00EB3AE1" w:rsidRPr="00EB3AE1" w:rsidRDefault="00EB3AE1" w:rsidP="00EB3AE1">
      <w:pPr>
        <w:pStyle w:val="afff"/>
        <w:rPr>
          <w:ins w:id="34" w:author="dongwg" w:date="2015-05-13T16:29:00Z"/>
          <w:rFonts w:asciiTheme="minorEastAsia" w:eastAsiaTheme="minorEastAsia" w:hAnsiTheme="minorEastAsia"/>
          <w:sz w:val="21"/>
          <w:szCs w:val="21"/>
        </w:rPr>
      </w:pPr>
      <w:ins w:id="35" w:author="dongwg" w:date="2015-05-13T16:29:00Z">
        <w:r w:rsidRPr="00EB3AE1">
          <w:rPr>
            <w:rFonts w:asciiTheme="minorEastAsia" w:eastAsiaTheme="minorEastAsia" w:hAnsiTheme="minorEastAsia" w:hint="eastAsia"/>
            <w:sz w:val="21"/>
            <w:szCs w:val="21"/>
          </w:rPr>
          <w:t xml:space="preserve">            "state": "</w:t>
        </w:r>
      </w:ins>
      <w:r w:rsidR="00D44640">
        <w:rPr>
          <w:rFonts w:asciiTheme="minorEastAsia" w:eastAsiaTheme="minorEastAsia" w:hAnsiTheme="minorEastAsia" w:hint="eastAsia"/>
          <w:sz w:val="21"/>
          <w:szCs w:val="21"/>
        </w:rPr>
        <w:t>0,不更新1,apk普通升级2,apk强制升级3,资源完整包普通升级4,</w:t>
      </w:r>
      <w:r w:rsidR="00D44640" w:rsidRPr="00D44640">
        <w:rPr>
          <w:rFonts w:asciiTheme="minorEastAsia" w:eastAsiaTheme="minorEastAsia" w:hAnsiTheme="minorEastAsia" w:hint="eastAsia"/>
          <w:sz w:val="21"/>
          <w:szCs w:val="21"/>
        </w:rPr>
        <w:t xml:space="preserve"> </w:t>
      </w:r>
      <w:r w:rsidR="00D44640">
        <w:rPr>
          <w:rFonts w:asciiTheme="minorEastAsia" w:eastAsiaTheme="minorEastAsia" w:hAnsiTheme="minorEastAsia" w:hint="eastAsia"/>
          <w:sz w:val="21"/>
          <w:szCs w:val="21"/>
        </w:rPr>
        <w:t>资源完整包强制升级5,</w:t>
      </w:r>
      <w:r w:rsidR="00D44640" w:rsidRPr="00D44640">
        <w:rPr>
          <w:rFonts w:asciiTheme="minorEastAsia" w:eastAsiaTheme="minorEastAsia" w:hAnsiTheme="minorEastAsia" w:hint="eastAsia"/>
          <w:sz w:val="21"/>
          <w:szCs w:val="21"/>
        </w:rPr>
        <w:t xml:space="preserve"> </w:t>
      </w:r>
      <w:r w:rsidR="00D44640">
        <w:rPr>
          <w:rFonts w:asciiTheme="minorEastAsia" w:eastAsiaTheme="minorEastAsia" w:hAnsiTheme="minorEastAsia" w:hint="eastAsia"/>
          <w:sz w:val="21"/>
          <w:szCs w:val="21"/>
        </w:rPr>
        <w:t>资源完整包静默升级6资源增量包普通升级7,</w:t>
      </w:r>
      <w:r w:rsidR="00D44640" w:rsidRPr="00D44640">
        <w:rPr>
          <w:rFonts w:asciiTheme="minorEastAsia" w:eastAsiaTheme="minorEastAsia" w:hAnsiTheme="minorEastAsia" w:hint="eastAsia"/>
          <w:sz w:val="21"/>
          <w:szCs w:val="21"/>
        </w:rPr>
        <w:t xml:space="preserve"> </w:t>
      </w:r>
      <w:r w:rsidR="00D44640">
        <w:rPr>
          <w:rFonts w:asciiTheme="minorEastAsia" w:eastAsiaTheme="minorEastAsia" w:hAnsiTheme="minorEastAsia" w:hint="eastAsia"/>
          <w:sz w:val="21"/>
          <w:szCs w:val="21"/>
        </w:rPr>
        <w:t>资源增量包强制升级8,</w:t>
      </w:r>
      <w:r w:rsidR="00D44640" w:rsidRPr="00D44640">
        <w:rPr>
          <w:rFonts w:asciiTheme="minorEastAsia" w:eastAsiaTheme="minorEastAsia" w:hAnsiTheme="minorEastAsia" w:hint="eastAsia"/>
          <w:sz w:val="21"/>
          <w:szCs w:val="21"/>
        </w:rPr>
        <w:t xml:space="preserve"> </w:t>
      </w:r>
      <w:r w:rsidR="00D44640">
        <w:rPr>
          <w:rFonts w:asciiTheme="minorEastAsia" w:eastAsiaTheme="minorEastAsia" w:hAnsiTheme="minorEastAsia" w:hint="eastAsia"/>
          <w:sz w:val="21"/>
          <w:szCs w:val="21"/>
        </w:rPr>
        <w:t>资源增量包静默升级</w:t>
      </w:r>
      <w:ins w:id="36" w:author="dongwg" w:date="2015-05-13T16:29:00Z">
        <w:r w:rsidRPr="00EB3AE1">
          <w:rPr>
            <w:rFonts w:asciiTheme="minorEastAsia" w:eastAsiaTheme="minorEastAsia" w:hAnsiTheme="minorEastAsia" w:hint="eastAsia"/>
            <w:sz w:val="21"/>
            <w:szCs w:val="21"/>
          </w:rPr>
          <w:t>",</w:t>
        </w:r>
      </w:ins>
    </w:p>
    <w:p w:rsidR="00EB3AE1" w:rsidRPr="00EB3AE1" w:rsidRDefault="00EB3AE1" w:rsidP="00EB3AE1">
      <w:pPr>
        <w:pStyle w:val="afff"/>
        <w:rPr>
          <w:ins w:id="37" w:author="dongwg" w:date="2015-05-13T16:29:00Z"/>
          <w:rFonts w:asciiTheme="minorEastAsia" w:eastAsiaTheme="minorEastAsia" w:hAnsiTheme="minorEastAsia"/>
          <w:sz w:val="21"/>
          <w:szCs w:val="21"/>
        </w:rPr>
      </w:pPr>
      <w:ins w:id="38" w:author="dongwg" w:date="2015-05-13T16:29:00Z">
        <w:r w:rsidRPr="00EB3AE1">
          <w:rPr>
            <w:rFonts w:asciiTheme="minorEastAsia" w:eastAsiaTheme="minorEastAsia" w:hAnsiTheme="minorEastAsia" w:hint="eastAsia"/>
            <w:sz w:val="21"/>
            <w:szCs w:val="21"/>
          </w:rPr>
          <w:t xml:space="preserve">            "hint": "版本提示内容",</w:t>
        </w:r>
      </w:ins>
    </w:p>
    <w:p w:rsidR="00EB3AE1" w:rsidRPr="00EB3AE1" w:rsidRDefault="00EB3AE1" w:rsidP="00EB3AE1">
      <w:pPr>
        <w:pStyle w:val="afff"/>
        <w:rPr>
          <w:ins w:id="39" w:author="dongwg" w:date="2015-05-13T16:29:00Z"/>
          <w:rFonts w:asciiTheme="minorEastAsia" w:eastAsiaTheme="minorEastAsia" w:hAnsiTheme="minorEastAsia"/>
          <w:sz w:val="21"/>
          <w:szCs w:val="21"/>
        </w:rPr>
      </w:pPr>
      <w:ins w:id="40" w:author="dongwg" w:date="2015-05-13T16:29:00Z">
        <w:r w:rsidRPr="00EB3AE1">
          <w:rPr>
            <w:rFonts w:asciiTheme="minorEastAsia" w:eastAsiaTheme="minorEastAsia" w:hAnsiTheme="minorEastAsia" w:hint="eastAsia"/>
            <w:sz w:val="21"/>
            <w:szCs w:val="21"/>
          </w:rPr>
          <w:t xml:space="preserve">            "url": "版本更新URL地址"</w:t>
        </w:r>
      </w:ins>
    </w:p>
    <w:p w:rsidR="00EB3AE1" w:rsidRPr="00EB3AE1" w:rsidRDefault="00EB3AE1" w:rsidP="00EB3AE1">
      <w:pPr>
        <w:pStyle w:val="afff"/>
        <w:rPr>
          <w:ins w:id="41" w:author="dongwg" w:date="2015-05-13T16:29:00Z"/>
          <w:rFonts w:asciiTheme="minorEastAsia" w:eastAsiaTheme="minorEastAsia" w:hAnsiTheme="minorEastAsia"/>
          <w:sz w:val="21"/>
          <w:szCs w:val="21"/>
        </w:rPr>
      </w:pPr>
      <w:ins w:id="42" w:author="dongwg" w:date="2015-05-13T16:29:00Z">
        <w:r w:rsidRPr="00EB3AE1">
          <w:rPr>
            <w:rFonts w:asciiTheme="minorEastAsia" w:eastAsiaTheme="minorEastAsia" w:hAnsiTheme="minorEastAsia"/>
            <w:sz w:val="21"/>
            <w:szCs w:val="21"/>
          </w:rPr>
          <w:t xml:space="preserve">        }</w:t>
        </w:r>
      </w:ins>
    </w:p>
    <w:p w:rsidR="00EB3AE1" w:rsidRPr="00EB3AE1" w:rsidRDefault="00EB3AE1" w:rsidP="00EB3AE1">
      <w:pPr>
        <w:pStyle w:val="afff"/>
        <w:rPr>
          <w:ins w:id="43" w:author="dongwg" w:date="2015-05-13T16:29:00Z"/>
          <w:rFonts w:asciiTheme="minorEastAsia" w:eastAsiaTheme="minorEastAsia" w:hAnsiTheme="minorEastAsia"/>
          <w:sz w:val="21"/>
          <w:szCs w:val="21"/>
        </w:rPr>
      </w:pPr>
      <w:ins w:id="44" w:author="dongwg" w:date="2015-05-13T16:29:00Z">
        <w:r w:rsidRPr="00EB3AE1">
          <w:rPr>
            <w:rFonts w:asciiTheme="minorEastAsia" w:eastAsiaTheme="minorEastAsia" w:hAnsiTheme="minorEastAsia"/>
            <w:sz w:val="21"/>
            <w:szCs w:val="21"/>
          </w:rPr>
          <w:t xml:space="preserve">    ]</w:t>
        </w:r>
      </w:ins>
    </w:p>
    <w:p w:rsidR="00C14B26" w:rsidRPr="00B81B1A" w:rsidDel="007C4AFD" w:rsidRDefault="00EB3AE1" w:rsidP="00EB3AE1">
      <w:pPr>
        <w:pStyle w:val="afff"/>
        <w:rPr>
          <w:del w:id="45" w:author="dongwg" w:date="2015-05-13T16:27:00Z"/>
          <w:rFonts w:asciiTheme="minorEastAsia" w:eastAsiaTheme="minorEastAsia" w:hAnsiTheme="minorEastAsia"/>
          <w:sz w:val="21"/>
          <w:szCs w:val="21"/>
        </w:rPr>
      </w:pPr>
      <w:ins w:id="46" w:author="dongwg" w:date="2015-05-13T16:29:00Z">
        <w:r w:rsidRPr="00EB3AE1">
          <w:rPr>
            <w:rFonts w:asciiTheme="minorEastAsia" w:eastAsiaTheme="minorEastAsia" w:hAnsiTheme="minorEastAsia"/>
            <w:sz w:val="21"/>
            <w:szCs w:val="21"/>
          </w:rPr>
          <w:t>}</w:t>
        </w:r>
      </w:ins>
      <w:del w:id="47" w:author="dongwg" w:date="2015-05-13T16:27:00Z">
        <w:r w:rsidR="003B2704" w:rsidRPr="003B2704" w:rsidDel="007C4AFD">
          <w:rPr>
            <w:rFonts w:asciiTheme="minorEastAsia" w:eastAsiaTheme="minorEastAsia" w:hAnsiTheme="minorEastAsia"/>
            <w:sz w:val="21"/>
            <w:szCs w:val="21"/>
          </w:rPr>
          <w:delText>{"status":"0","data":["ver"</w:delText>
        </w:r>
        <w:r w:rsidR="003B2704" w:rsidRPr="003B2704" w:rsidDel="007C4AFD">
          <w:rPr>
            <w:rFonts w:asciiTheme="minorEastAsia" w:eastAsiaTheme="minorEastAsia" w:hAnsiTheme="minorEastAsia" w:hint="eastAsia"/>
            <w:sz w:val="21"/>
            <w:szCs w:val="21"/>
          </w:rPr>
          <w:delText>：版本号</w:delText>
        </w:r>
        <w:r w:rsidR="003B2704" w:rsidRPr="003B2704" w:rsidDel="007C4AFD">
          <w:rPr>
            <w:rFonts w:asciiTheme="minorEastAsia" w:eastAsiaTheme="minorEastAsia" w:hAnsiTheme="minorEastAsia"/>
            <w:sz w:val="21"/>
            <w:szCs w:val="21"/>
          </w:rPr>
          <w:delText xml:space="preserve">, “state“: </w:delText>
        </w:r>
        <w:r w:rsidR="003B2704" w:rsidRPr="003B2704" w:rsidDel="007C4AFD">
          <w:rPr>
            <w:rFonts w:asciiTheme="minorEastAsia" w:eastAsiaTheme="minorEastAsia" w:hAnsiTheme="minorEastAsia" w:hint="eastAsia"/>
            <w:sz w:val="21"/>
            <w:szCs w:val="21"/>
          </w:rPr>
          <w:delText>'版本状态：</w:delText>
        </w:r>
      </w:del>
      <w:del w:id="48" w:author="dongwg" w:date="2015-05-13T15:59:00Z">
        <w:r w:rsidR="003B2704" w:rsidRPr="003B2704" w:rsidDel="00B928E2">
          <w:rPr>
            <w:rFonts w:asciiTheme="minorEastAsia" w:eastAsiaTheme="minorEastAsia" w:hAnsiTheme="minorEastAsia" w:hint="eastAsia"/>
            <w:sz w:val="21"/>
            <w:szCs w:val="21"/>
          </w:rPr>
          <w:delText>0</w:delText>
        </w:r>
        <w:r w:rsidR="003B2704" w:rsidRPr="003B2704" w:rsidDel="00B928E2">
          <w:rPr>
            <w:rFonts w:asciiTheme="minorEastAsia" w:eastAsiaTheme="minorEastAsia" w:hAnsiTheme="minorEastAsia"/>
            <w:sz w:val="21"/>
            <w:szCs w:val="21"/>
          </w:rPr>
          <w:delText xml:space="preserve"> </w:delText>
        </w:r>
        <w:r w:rsidR="003B2704" w:rsidRPr="003B2704" w:rsidDel="00B928E2">
          <w:rPr>
            <w:rFonts w:asciiTheme="minorEastAsia" w:eastAsiaTheme="minorEastAsia" w:hAnsiTheme="minorEastAsia" w:hint="eastAsia"/>
            <w:sz w:val="21"/>
            <w:szCs w:val="21"/>
          </w:rPr>
          <w:delText>普通更新、1强制更新</w:delText>
        </w:r>
      </w:del>
      <w:del w:id="49" w:author="dongwg" w:date="2015-05-13T16:27:00Z">
        <w:r w:rsidR="003B2704" w:rsidRPr="003B2704" w:rsidDel="007C4AFD">
          <w:rPr>
            <w:rFonts w:asciiTheme="minorEastAsia" w:eastAsiaTheme="minorEastAsia" w:hAnsiTheme="minorEastAsia" w:hint="eastAsia"/>
            <w:sz w:val="21"/>
            <w:szCs w:val="21"/>
          </w:rPr>
          <w:delText>'</w:delText>
        </w:r>
        <w:r w:rsidR="003B2704" w:rsidRPr="003B2704" w:rsidDel="007C4AFD">
          <w:rPr>
            <w:rFonts w:asciiTheme="minorEastAsia" w:eastAsiaTheme="minorEastAsia" w:hAnsiTheme="minorEastAsia"/>
            <w:sz w:val="21"/>
            <w:szCs w:val="21"/>
          </w:rPr>
          <w:delText>, “isHint“</w:delText>
        </w:r>
        <w:r w:rsidR="003B2704" w:rsidRPr="003B2704" w:rsidDel="007C4AFD">
          <w:rPr>
            <w:rFonts w:asciiTheme="minorEastAsia" w:eastAsiaTheme="minorEastAsia" w:hAnsiTheme="minorEastAsia" w:hint="eastAsia"/>
            <w:sz w:val="21"/>
            <w:szCs w:val="21"/>
          </w:rPr>
          <w:delText>：'版本是否需要提示'，</w:delText>
        </w:r>
        <w:r w:rsidR="003B2704" w:rsidRPr="003B2704" w:rsidDel="007C4AFD">
          <w:rPr>
            <w:rFonts w:asciiTheme="minorEastAsia" w:eastAsiaTheme="minorEastAsia" w:hAnsiTheme="minorEastAsia"/>
            <w:sz w:val="21"/>
            <w:szCs w:val="21"/>
          </w:rPr>
          <w:delText>“hint“:</w:delText>
        </w:r>
        <w:r w:rsidR="003B2704" w:rsidRPr="003B2704" w:rsidDel="007C4AFD">
          <w:rPr>
            <w:rFonts w:asciiTheme="minorEastAsia" w:eastAsiaTheme="minorEastAsia" w:hAnsiTheme="minorEastAsia" w:hint="eastAsia"/>
            <w:sz w:val="21"/>
            <w:szCs w:val="21"/>
          </w:rPr>
          <w:delText xml:space="preserve"> '版本提示内容'</w:delText>
        </w:r>
        <w:r w:rsidR="003B2704" w:rsidRPr="003B2704" w:rsidDel="007C4AFD">
          <w:rPr>
            <w:rFonts w:asciiTheme="minorEastAsia" w:eastAsiaTheme="minorEastAsia" w:hAnsiTheme="minorEastAsia"/>
            <w:sz w:val="21"/>
            <w:szCs w:val="21"/>
          </w:rPr>
          <w:delText>, “url”: '</w:delText>
        </w:r>
        <w:r w:rsidR="003B2704" w:rsidRPr="003B2704" w:rsidDel="007C4AFD">
          <w:rPr>
            <w:rFonts w:asciiTheme="minorEastAsia" w:eastAsiaTheme="minorEastAsia" w:hAnsiTheme="minorEastAsia" w:hint="eastAsia"/>
            <w:sz w:val="21"/>
            <w:szCs w:val="21"/>
          </w:rPr>
          <w:delText>版本更新URL地址</w:delText>
        </w:r>
        <w:r w:rsidR="003B2704" w:rsidRPr="003B2704" w:rsidDel="007C4AFD">
          <w:rPr>
            <w:rFonts w:asciiTheme="minorEastAsia" w:eastAsiaTheme="minorEastAsia" w:hAnsiTheme="minorEastAsia"/>
            <w:sz w:val="21"/>
            <w:szCs w:val="21"/>
          </w:rPr>
          <w:delText>']}</w:delText>
        </w:r>
      </w:del>
    </w:p>
    <w:p w:rsidR="007573EB" w:rsidRPr="00B81B1A" w:rsidRDefault="007573EB" w:rsidP="00D0183C">
      <w:pPr>
        <w:pStyle w:val="afff"/>
        <w:rPr>
          <w:rFonts w:asciiTheme="minorEastAsia" w:eastAsiaTheme="minorEastAsia" w:hAnsiTheme="minorEastAsia"/>
          <w:sz w:val="21"/>
          <w:szCs w:val="21"/>
        </w:rPr>
      </w:pPr>
    </w:p>
    <w:p w:rsidR="00E60CB1" w:rsidRPr="00B928E2" w:rsidRDefault="00E60CB1" w:rsidP="00D0183C">
      <w:pPr>
        <w:pStyle w:val="afff"/>
        <w:rPr>
          <w:rFonts w:asciiTheme="minorEastAsia" w:eastAsiaTheme="minorEastAsia" w:hAnsiTheme="minorEastAsia"/>
          <w:sz w:val="21"/>
          <w:szCs w:val="21"/>
        </w:rPr>
      </w:pPr>
    </w:p>
    <w:p w:rsidR="009F44F0" w:rsidRDefault="009F44F0" w:rsidP="009F44F0">
      <w:pPr>
        <w:pStyle w:val="QB3"/>
        <w:numPr>
          <w:ilvl w:val="2"/>
          <w:numId w:val="1"/>
        </w:numPr>
        <w:spacing w:line="413" w:lineRule="auto"/>
        <w:outlineLvl w:val="3"/>
        <w:rPr>
          <w:color w:val="000000" w:themeColor="text1"/>
        </w:rPr>
      </w:pPr>
      <w:bookmarkStart w:id="50" w:name="_Toc417899529"/>
      <w:bookmarkStart w:id="51" w:name="_Toc417919779"/>
      <w:r>
        <w:rPr>
          <w:rFonts w:hint="eastAsia"/>
          <w:color w:val="000000" w:themeColor="text1"/>
        </w:rPr>
        <w:t>DB</w:t>
      </w:r>
      <w:bookmarkEnd w:id="50"/>
      <w:bookmarkEnd w:id="51"/>
      <w:r w:rsidR="00C53CDA">
        <w:rPr>
          <w:color w:val="000000" w:themeColor="text1"/>
        </w:rPr>
        <w:br/>
      </w:r>
    </w:p>
    <w:p w:rsidR="003B2704" w:rsidRDefault="0021348E">
      <w:pPr>
        <w:pStyle w:val="afff"/>
        <w:rPr>
          <w:color w:val="000000" w:themeColor="text1"/>
        </w:rPr>
      </w:pPr>
      <w:ins w:id="52" w:author="Administrator" w:date="2015-04-29T09:15:00Z">
        <w:r>
          <w:object w:dxaOrig="9032" w:dyaOrig="41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1pt;height:189.7pt" o:ole="">
              <v:imagedata r:id="rId10" o:title=""/>
            </v:shape>
            <o:OLEObject Type="Embed" ProgID="Visio.Drawing.11" ShapeID="_x0000_i1025" DrawAspect="Content" ObjectID="_1495030997" r:id="rId11"/>
          </w:object>
        </w:r>
      </w:ins>
      <w:del w:id="53" w:author="Administrator" w:date="2015-04-29T09:15:00Z">
        <w:r w:rsidR="00E16125" w:rsidDel="0021348E">
          <w:object w:dxaOrig="6878" w:dyaOrig="3886">
            <v:shape id="_x0000_i1026" type="#_x0000_t75" style="width:343.7pt;height:194.1pt" o:ole="">
              <v:imagedata r:id="rId12" o:title=""/>
            </v:shape>
            <o:OLEObject Type="Embed" ProgID="Visio.Drawing.11" ShapeID="_x0000_i1026" DrawAspect="Content" ObjectID="_1495030998" r:id="rId13"/>
          </w:object>
        </w:r>
        <w:r w:rsidR="000A1171" w:rsidDel="0021348E">
          <w:rPr>
            <w:rFonts w:hint="eastAsia"/>
          </w:rPr>
          <w:delText>v</w:delText>
        </w:r>
      </w:del>
    </w:p>
    <w:p w:rsidR="00E16125" w:rsidRDefault="00E16125" w:rsidP="009F44F0">
      <w:pPr>
        <w:pStyle w:val="afff"/>
        <w:rPr>
          <w:ins w:id="54" w:author="Administrator" w:date="2015-04-29T09:15:00Z"/>
        </w:rPr>
      </w:pPr>
      <w:r w:rsidRPr="002B5C7B">
        <w:object w:dxaOrig="6890" w:dyaOrig="3017">
          <v:shape id="_x0000_i1027" type="#_x0000_t75" style="width:344.35pt;height:150.9pt" o:ole="">
            <v:imagedata r:id="rId14" o:title=""/>
          </v:shape>
          <o:OLEObject Type="Embed" ProgID="Visio.Drawing.11" ShapeID="_x0000_i1027" DrawAspect="Content" ObjectID="_1495030999" r:id="rId15"/>
        </w:object>
      </w:r>
    </w:p>
    <w:p w:rsidR="0021348E" w:rsidRDefault="0021348E" w:rsidP="009F44F0">
      <w:pPr>
        <w:pStyle w:val="afff"/>
        <w:rPr>
          <w:ins w:id="55" w:author="Administrator" w:date="2015-04-29T09:15:00Z"/>
        </w:rPr>
      </w:pPr>
    </w:p>
    <w:p w:rsidR="0021348E" w:rsidRDefault="0021348E" w:rsidP="009F44F0">
      <w:pPr>
        <w:pStyle w:val="afff"/>
        <w:rPr>
          <w:ins w:id="56" w:author="dongwg" w:date="2015-06-04T14:43:00Z"/>
        </w:rPr>
      </w:pPr>
      <w:ins w:id="57" w:author="Administrator" w:date="2015-04-29T09:15:00Z">
        <w:r>
          <w:object w:dxaOrig="6878" w:dyaOrig="2018">
            <v:shape id="_x0000_i1028" type="#_x0000_t75" style="width:343.7pt;height:100.8pt" o:ole="">
              <v:imagedata r:id="rId16" o:title=""/>
            </v:shape>
            <o:OLEObject Type="Embed" ProgID="Visio.Drawing.11" ShapeID="_x0000_i1028" DrawAspect="Content" ObjectID="_1495031000" r:id="rId17"/>
          </w:object>
        </w:r>
      </w:ins>
    </w:p>
    <w:p w:rsidR="00523022" w:rsidRDefault="00CF0115" w:rsidP="00523022">
      <w:pPr>
        <w:pStyle w:val="QB10"/>
        <w:numPr>
          <w:ilvl w:val="0"/>
          <w:numId w:val="3"/>
        </w:numPr>
        <w:spacing w:line="576" w:lineRule="auto"/>
      </w:pPr>
      <w:r>
        <w:rPr>
          <w:rFonts w:hint="eastAsia"/>
        </w:rPr>
        <w:t>升级</w:t>
      </w:r>
      <w:r w:rsidR="00523022">
        <w:rPr>
          <w:rFonts w:hint="eastAsia"/>
        </w:rPr>
        <w:t>版本</w:t>
      </w:r>
      <w:r>
        <w:rPr>
          <w:rFonts w:hint="eastAsia"/>
        </w:rPr>
        <w:t>提交</w:t>
      </w:r>
      <w:r w:rsidR="008D041A">
        <w:rPr>
          <w:rFonts w:hint="eastAsia"/>
        </w:rPr>
        <w:t>(后台)</w:t>
      </w:r>
    </w:p>
    <w:p w:rsidR="00523022" w:rsidRDefault="00523022" w:rsidP="00523022">
      <w:pPr>
        <w:pStyle w:val="QB3"/>
        <w:numPr>
          <w:ilvl w:val="2"/>
          <w:numId w:val="3"/>
        </w:numPr>
        <w:spacing w:line="412" w:lineRule="auto"/>
        <w:outlineLvl w:val="3"/>
        <w:rPr>
          <w:color w:val="000000" w:themeColor="text1"/>
        </w:rPr>
      </w:pPr>
      <w:r>
        <w:rPr>
          <w:rFonts w:hint="eastAsia"/>
          <w:color w:val="000000" w:themeColor="text1"/>
        </w:rPr>
        <w:t>请求接口定义</w:t>
      </w:r>
    </w:p>
    <w:p w:rsidR="00523022" w:rsidRDefault="00523022" w:rsidP="00523022">
      <w:pPr>
        <w:pStyle w:val="afff"/>
        <w:rPr>
          <w:rFonts w:asciiTheme="minorEastAsia" w:eastAsiaTheme="minorEastAsia" w:hAnsiTheme="minorEastAsia" w:cs="Helvetica"/>
          <w:color w:val="333333"/>
          <w:sz w:val="21"/>
          <w:szCs w:val="21"/>
        </w:rPr>
      </w:pPr>
      <w:r>
        <w:rPr>
          <w:rFonts w:asciiTheme="minorEastAsia" w:eastAsiaTheme="minorEastAsia" w:hAnsiTheme="minorEastAsia" w:cs="Helvetica" w:hint="eastAsia"/>
          <w:color w:val="333333"/>
          <w:sz w:val="21"/>
          <w:szCs w:val="21"/>
        </w:rPr>
        <w:t>POST /</w:t>
      </w:r>
      <w:r w:rsidR="00644A5E">
        <w:rPr>
          <w:rFonts w:asciiTheme="minorEastAsia" w:eastAsiaTheme="minorEastAsia" w:hAnsiTheme="minorEastAsia" w:cs="Helvetica" w:hint="eastAsia"/>
          <w:color w:val="333333"/>
          <w:sz w:val="21"/>
          <w:szCs w:val="21"/>
        </w:rPr>
        <w:t>upload</w:t>
      </w:r>
      <w:r>
        <w:rPr>
          <w:rFonts w:asciiTheme="minorEastAsia" w:eastAsiaTheme="minorEastAsia" w:hAnsiTheme="minorEastAsia" w:cs="Helvetica" w:hint="eastAsia"/>
          <w:color w:val="333333"/>
          <w:sz w:val="21"/>
          <w:szCs w:val="21"/>
        </w:rPr>
        <w:t>.php</w:t>
      </w:r>
      <w:r w:rsidR="00166382">
        <w:rPr>
          <w:rFonts w:asciiTheme="minorEastAsia" w:eastAsiaTheme="minorEastAsia" w:hAnsiTheme="minorEastAsia" w:cs="Helvetica" w:hint="eastAsia"/>
          <w:color w:val="333333"/>
          <w:sz w:val="21"/>
          <w:szCs w:val="21"/>
        </w:rPr>
        <w:t xml:space="preserve"> </w:t>
      </w:r>
      <w:r>
        <w:rPr>
          <w:rFonts w:asciiTheme="minorEastAsia" w:eastAsiaTheme="minorEastAsia" w:hAnsiTheme="minorEastAsia" w:cs="Helvetica" w:hint="eastAsia"/>
          <w:color w:val="333333"/>
          <w:sz w:val="21"/>
          <w:szCs w:val="21"/>
        </w:rPr>
        <w:t xml:space="preserve">HTTP/1.1 </w:t>
      </w:r>
    </w:p>
    <w:p w:rsidR="00B8752F" w:rsidRDefault="00B8752F" w:rsidP="00523022">
      <w:pPr>
        <w:pStyle w:val="afff"/>
        <w:rPr>
          <w:rFonts w:asciiTheme="minorEastAsia" w:eastAsiaTheme="minorEastAsia" w:hAnsiTheme="minorEastAsia" w:cs="Helvetica"/>
          <w:color w:val="333333"/>
          <w:sz w:val="21"/>
          <w:szCs w:val="21"/>
        </w:rPr>
      </w:pPr>
      <w:r w:rsidRPr="00B8752F">
        <w:rPr>
          <w:rFonts w:asciiTheme="minorEastAsia" w:eastAsiaTheme="minorEastAsia" w:hAnsiTheme="minorEastAsia" w:cs="Helvetica"/>
          <w:color w:val="333333"/>
          <w:sz w:val="21"/>
          <w:szCs w:val="21"/>
        </w:rPr>
        <w:t>Content-Type: multipart/form-data;</w:t>
      </w:r>
    </w:p>
    <w:p w:rsidR="00A84DF0" w:rsidRDefault="00A84DF0" w:rsidP="00523022">
      <w:pPr>
        <w:pStyle w:val="afff"/>
        <w:rPr>
          <w:rFonts w:asciiTheme="minorEastAsia" w:eastAsiaTheme="minorEastAsia" w:hAnsiTheme="minorEastAsia" w:cs="Helvetica"/>
          <w:color w:val="333333"/>
          <w:sz w:val="21"/>
          <w:szCs w:val="21"/>
        </w:rPr>
      </w:pPr>
    </w:p>
    <w:p w:rsidR="00A84DF0" w:rsidRPr="00B25946" w:rsidRDefault="00A84DF0" w:rsidP="00B25946">
      <w:pPr>
        <w:widowControl/>
        <w:shd w:val="clear" w:color="auto" w:fill="FFFFFF"/>
        <w:jc w:val="left"/>
        <w:rPr>
          <w:rFonts w:ascii="Lucida Grande" w:hAnsi="Lucida Grande" w:cs="宋体" w:hint="eastAsia"/>
          <w:color w:val="333333"/>
          <w:kern w:val="0"/>
          <w:sz w:val="18"/>
        </w:rPr>
      </w:pPr>
      <w:r w:rsidRPr="00B25946">
        <w:rPr>
          <w:rFonts w:ascii="Lucida Grande" w:hAnsi="Lucida Grande" w:cs="宋体"/>
          <w:color w:val="333333"/>
          <w:kern w:val="0"/>
          <w:sz w:val="18"/>
        </w:rPr>
        <w:t>------WebKitFormBoundaryv3sVOZthhgZ392Xu</w:t>
      </w:r>
    </w:p>
    <w:p w:rsidR="00523022" w:rsidRPr="00B25946" w:rsidRDefault="00A84DF0" w:rsidP="00B25946">
      <w:pPr>
        <w:widowControl/>
        <w:shd w:val="clear" w:color="auto" w:fill="FFFFFF"/>
        <w:jc w:val="left"/>
        <w:rPr>
          <w:rFonts w:ascii="Lucida Grande" w:hAnsi="Lucida Grande" w:cs="宋体" w:hint="eastAsia"/>
          <w:color w:val="333333"/>
          <w:kern w:val="0"/>
          <w:sz w:val="18"/>
        </w:rPr>
      </w:pPr>
      <w:r w:rsidRPr="00B25946">
        <w:rPr>
          <w:rFonts w:ascii="Lucida Grande" w:hAnsi="Lucida Grande" w:cs="宋体"/>
          <w:color w:val="333333"/>
          <w:kern w:val="0"/>
          <w:sz w:val="18"/>
        </w:rPr>
        <w:t>Content-Disposition: form-data; name="file"; filename="</w:t>
      </w:r>
      <w:r w:rsidRPr="00B25946">
        <w:rPr>
          <w:rFonts w:ascii="Lucida Grande" w:hAnsi="Lucida Grande" w:cs="宋体" w:hint="eastAsia"/>
          <w:color w:val="333333"/>
          <w:kern w:val="0"/>
          <w:sz w:val="18"/>
        </w:rPr>
        <w:t>xxx</w:t>
      </w:r>
      <w:r w:rsidRPr="00B25946">
        <w:rPr>
          <w:rFonts w:ascii="Lucida Grande" w:hAnsi="Lucida Grande" w:cs="宋体"/>
          <w:color w:val="333333"/>
          <w:kern w:val="0"/>
          <w:sz w:val="18"/>
        </w:rPr>
        <w:t>.</w:t>
      </w:r>
      <w:r w:rsidRPr="00B25946">
        <w:rPr>
          <w:rFonts w:ascii="Lucida Grande" w:hAnsi="Lucida Grande" w:cs="宋体" w:hint="eastAsia"/>
          <w:color w:val="333333"/>
          <w:kern w:val="0"/>
          <w:sz w:val="18"/>
        </w:rPr>
        <w:t>zip</w:t>
      </w:r>
      <w:r w:rsidRPr="00B25946">
        <w:rPr>
          <w:rFonts w:ascii="Lucida Grande" w:hAnsi="Lucida Grande" w:cs="宋体"/>
          <w:color w:val="333333"/>
          <w:kern w:val="0"/>
          <w:sz w:val="18"/>
        </w:rPr>
        <w:t>"</w:t>
      </w:r>
    </w:p>
    <w:p w:rsidR="00EB5BEB" w:rsidRPr="00B25946" w:rsidRDefault="00EB5BEB" w:rsidP="00B25946">
      <w:pPr>
        <w:widowControl/>
        <w:shd w:val="clear" w:color="auto" w:fill="FFFFFF"/>
        <w:jc w:val="left"/>
        <w:rPr>
          <w:rFonts w:ascii="Lucida Grande" w:hAnsi="Lucida Grande" w:cs="宋体" w:hint="eastAsia"/>
          <w:color w:val="333333"/>
          <w:kern w:val="0"/>
          <w:sz w:val="18"/>
        </w:rPr>
      </w:pPr>
      <w:r w:rsidRPr="00B25946">
        <w:rPr>
          <w:rFonts w:ascii="Lucida Grande" w:hAnsi="Lucida Grande" w:cs="宋体" w:hint="eastAsia"/>
          <w:color w:val="333333"/>
          <w:kern w:val="0"/>
          <w:sz w:val="18"/>
        </w:rPr>
        <w:t>xxxx</w:t>
      </w:r>
    </w:p>
    <w:p w:rsidR="00A84DF0" w:rsidRPr="00B25946" w:rsidRDefault="00A84DF0" w:rsidP="00B25946">
      <w:pPr>
        <w:widowControl/>
        <w:shd w:val="clear" w:color="auto" w:fill="FFFFFF"/>
        <w:jc w:val="left"/>
        <w:rPr>
          <w:rFonts w:ascii="Lucida Grande" w:hAnsi="Lucida Grande" w:cs="宋体" w:hint="eastAsia"/>
          <w:color w:val="333333"/>
          <w:kern w:val="0"/>
          <w:sz w:val="18"/>
        </w:rPr>
      </w:pPr>
      <w:r w:rsidRPr="00B25946">
        <w:rPr>
          <w:rFonts w:ascii="Lucida Grande" w:hAnsi="Lucida Grande" w:cs="宋体"/>
          <w:color w:val="333333"/>
          <w:kern w:val="0"/>
          <w:sz w:val="18"/>
        </w:rPr>
        <w:t>------WebKitFormBoundaryv3sVOZthhgZ392Xu</w:t>
      </w:r>
    </w:p>
    <w:p w:rsidR="00EB5BEB" w:rsidRPr="00B25946" w:rsidRDefault="00EB5BEB" w:rsidP="00B25946">
      <w:pPr>
        <w:widowControl/>
        <w:shd w:val="clear" w:color="auto" w:fill="FFFFFF"/>
        <w:jc w:val="left"/>
        <w:rPr>
          <w:rFonts w:ascii="Lucida Grande" w:hAnsi="Lucida Grande" w:cs="宋体" w:hint="eastAsia"/>
          <w:color w:val="333333"/>
          <w:kern w:val="0"/>
          <w:sz w:val="18"/>
        </w:rPr>
      </w:pPr>
      <w:r w:rsidRPr="00B25946">
        <w:rPr>
          <w:rFonts w:ascii="Lucida Grande" w:hAnsi="Lucida Grande" w:cs="宋体"/>
          <w:color w:val="333333"/>
          <w:kern w:val="0"/>
          <w:sz w:val="18"/>
        </w:rPr>
        <w:t>Content-Disposition: form-data; name="</w:t>
      </w:r>
      <w:r w:rsidRPr="00B25946">
        <w:rPr>
          <w:rFonts w:ascii="Lucida Grande" w:hAnsi="Lucida Grande" w:cs="宋体" w:hint="eastAsia"/>
          <w:color w:val="333333"/>
          <w:kern w:val="0"/>
          <w:sz w:val="18"/>
        </w:rPr>
        <w:t>data</w:t>
      </w:r>
      <w:r w:rsidRPr="00B25946">
        <w:rPr>
          <w:rFonts w:ascii="Lucida Grande" w:hAnsi="Lucida Grande" w:cs="宋体"/>
          <w:color w:val="333333"/>
          <w:kern w:val="0"/>
          <w:sz w:val="18"/>
        </w:rPr>
        <w:t>"</w:t>
      </w:r>
    </w:p>
    <w:p w:rsidR="00EB5BEB" w:rsidRPr="00B25946" w:rsidRDefault="00EB5BEB" w:rsidP="00B25946">
      <w:pPr>
        <w:widowControl/>
        <w:shd w:val="clear" w:color="auto" w:fill="FFFFFF"/>
        <w:jc w:val="left"/>
        <w:rPr>
          <w:rFonts w:ascii="Lucida Grande" w:hAnsi="Lucida Grande" w:cs="宋体" w:hint="eastAsia"/>
          <w:color w:val="333333"/>
          <w:kern w:val="0"/>
          <w:sz w:val="18"/>
        </w:rPr>
      </w:pPr>
      <w:r w:rsidRPr="00B25946">
        <w:rPr>
          <w:rFonts w:ascii="Lucida Grande" w:hAnsi="Lucida Grande" w:cs="宋体"/>
          <w:color w:val="333333"/>
          <w:kern w:val="0"/>
          <w:sz w:val="18"/>
        </w:rPr>
        <w:t>{'</w:t>
      </w:r>
      <w:r w:rsidRPr="00B25946">
        <w:rPr>
          <w:rFonts w:ascii="Lucida Grande" w:hAnsi="Lucida Grande" w:cs="宋体" w:hint="eastAsia"/>
          <w:color w:val="333333"/>
          <w:kern w:val="0"/>
          <w:sz w:val="18"/>
        </w:rPr>
        <w:t>appid</w:t>
      </w:r>
      <w:r w:rsidRPr="00B25946">
        <w:rPr>
          <w:rFonts w:ascii="Lucida Grande" w:hAnsi="Lucida Grande" w:cs="宋体"/>
          <w:color w:val="333333"/>
          <w:kern w:val="0"/>
          <w:sz w:val="18"/>
        </w:rPr>
        <w:t>':'</w:t>
      </w:r>
      <w:r w:rsidRPr="00B25946">
        <w:rPr>
          <w:rFonts w:ascii="Lucida Grande" w:hAnsi="Lucida Grande" w:cs="宋体" w:hint="eastAsia"/>
          <w:color w:val="333333"/>
          <w:kern w:val="0"/>
          <w:sz w:val="18"/>
        </w:rPr>
        <w:t>xxx</w:t>
      </w:r>
      <w:r w:rsidRPr="00B25946">
        <w:rPr>
          <w:rFonts w:ascii="Lucida Grande" w:hAnsi="Lucida Grande" w:cs="宋体"/>
          <w:color w:val="333333"/>
          <w:kern w:val="0"/>
          <w:sz w:val="18"/>
        </w:rPr>
        <w:t>', 'os':'ios'}</w:t>
      </w:r>
    </w:p>
    <w:p w:rsidR="00EB5BEB" w:rsidRPr="00B25946" w:rsidRDefault="00EB5BEB" w:rsidP="00B25946">
      <w:pPr>
        <w:widowControl/>
        <w:shd w:val="clear" w:color="auto" w:fill="FFFFFF"/>
        <w:jc w:val="left"/>
        <w:rPr>
          <w:rFonts w:ascii="Lucida Grande" w:hAnsi="Lucida Grande" w:cs="宋体" w:hint="eastAsia"/>
          <w:color w:val="333333"/>
          <w:kern w:val="0"/>
          <w:sz w:val="18"/>
        </w:rPr>
      </w:pPr>
      <w:r w:rsidRPr="00B25946">
        <w:rPr>
          <w:rFonts w:ascii="Lucida Grande" w:hAnsi="Lucida Grande" w:cs="宋体"/>
          <w:color w:val="333333"/>
          <w:kern w:val="0"/>
          <w:sz w:val="18"/>
        </w:rPr>
        <w:t>------WebKitFormBoundaryv3sVOZthhgZ392Xu--</w:t>
      </w:r>
    </w:p>
    <w:p w:rsidR="00523022" w:rsidRPr="00B25946" w:rsidRDefault="00B25946" w:rsidP="00B25946">
      <w:pPr>
        <w:widowControl/>
        <w:shd w:val="clear" w:color="auto" w:fill="FFFFFF"/>
        <w:jc w:val="left"/>
        <w:rPr>
          <w:rFonts w:ascii="Lucida Grande" w:hAnsi="Lucida Grande" w:cs="宋体" w:hint="eastAsia"/>
          <w:color w:val="333333"/>
          <w:kern w:val="0"/>
          <w:sz w:val="18"/>
        </w:rPr>
      </w:pPr>
      <w:r w:rsidRPr="00B25946">
        <w:rPr>
          <w:rFonts w:ascii="Lucida Grande" w:hAnsi="Lucida Grande" w:cs="宋体" w:hint="eastAsia"/>
          <w:color w:val="333333"/>
          <w:kern w:val="0"/>
          <w:sz w:val="18"/>
        </w:rPr>
        <w:t>其中</w:t>
      </w:r>
      <w:r w:rsidRPr="00B25946">
        <w:rPr>
          <w:rFonts w:ascii="Lucida Grande" w:hAnsi="Lucida Grande" w:cs="宋体" w:hint="eastAsia"/>
          <w:color w:val="333333"/>
          <w:kern w:val="0"/>
          <w:sz w:val="18"/>
        </w:rPr>
        <w:t>data</w:t>
      </w:r>
      <w:r w:rsidRPr="00B25946">
        <w:rPr>
          <w:rFonts w:ascii="Lucida Grande" w:hAnsi="Lucida Grande" w:cs="宋体" w:hint="eastAsia"/>
          <w:color w:val="333333"/>
          <w:kern w:val="0"/>
          <w:sz w:val="18"/>
        </w:rPr>
        <w:t>的参数格式为</w:t>
      </w:r>
      <w:r w:rsidRPr="00B25946">
        <w:rPr>
          <w:rFonts w:ascii="Lucida Grande" w:hAnsi="Lucida Grande" w:cs="宋体" w:hint="eastAsia"/>
          <w:color w:val="333333"/>
          <w:kern w:val="0"/>
          <w:sz w:val="18"/>
        </w:rPr>
        <w:t>json.</w:t>
      </w:r>
    </w:p>
    <w:p w:rsidR="00523022" w:rsidRPr="00B25946" w:rsidRDefault="00523022" w:rsidP="00B25946">
      <w:pPr>
        <w:widowControl/>
        <w:shd w:val="clear" w:color="auto" w:fill="FFFFFF"/>
        <w:jc w:val="left"/>
        <w:rPr>
          <w:rFonts w:ascii="Lucida Grande" w:hAnsi="Lucida Grande" w:cs="宋体" w:hint="eastAsia"/>
          <w:color w:val="333333"/>
          <w:kern w:val="0"/>
          <w:sz w:val="18"/>
        </w:rPr>
      </w:pPr>
      <w:r w:rsidRPr="00B25946">
        <w:rPr>
          <w:rFonts w:ascii="Lucida Grande" w:hAnsi="Lucida Grande" w:cs="宋体" w:hint="eastAsia"/>
          <w:color w:val="333333"/>
          <w:kern w:val="0"/>
          <w:sz w:val="18"/>
        </w:rPr>
        <w:t>JSON</w:t>
      </w:r>
      <w:r w:rsidRPr="00B25946">
        <w:rPr>
          <w:rFonts w:ascii="Lucida Grande" w:hAnsi="Lucida Grande" w:cs="宋体" w:hint="eastAsia"/>
          <w:color w:val="333333"/>
          <w:kern w:val="0"/>
          <w:sz w:val="18"/>
        </w:rPr>
        <w:t>格式定义如下</w:t>
      </w:r>
      <w:r w:rsidRPr="00B25946">
        <w:rPr>
          <w:rFonts w:ascii="Lucida Grande" w:hAnsi="Lucida Grande" w:cs="宋体" w:hint="eastAsia"/>
          <w:color w:val="333333"/>
          <w:kern w:val="0"/>
          <w:sz w:val="18"/>
        </w:rPr>
        <w:t xml:space="preserve"> </w:t>
      </w:r>
    </w:p>
    <w:p w:rsidR="00523022" w:rsidRDefault="00523022" w:rsidP="00523022">
      <w:pPr>
        <w:widowControl/>
        <w:shd w:val="clear" w:color="auto" w:fill="FFFFFF"/>
        <w:jc w:val="left"/>
        <w:rPr>
          <w:rFonts w:ascii="Lucida Grande" w:hAnsi="Lucida Grande" w:cs="宋体" w:hint="eastAsia"/>
          <w:color w:val="333333"/>
          <w:kern w:val="0"/>
          <w:sz w:val="18"/>
        </w:rPr>
      </w:pPr>
      <w:r>
        <w:rPr>
          <w:rFonts w:ascii="Lucida Grande" w:hAnsi="Lucida Grande" w:cs="宋体"/>
          <w:color w:val="333333"/>
          <w:kern w:val="0"/>
          <w:sz w:val="18"/>
        </w:rPr>
        <w:t>{</w:t>
      </w:r>
    </w:p>
    <w:p w:rsidR="001E376B" w:rsidRPr="001E376B" w:rsidRDefault="001E376B" w:rsidP="00523022">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t xml:space="preserve"> </w:t>
      </w:r>
      <w:r w:rsidR="00DA3906">
        <w:rPr>
          <w:rFonts w:ascii="Lucida Grande" w:hAnsi="Lucida Grande" w:cs="宋体" w:hint="eastAsia"/>
          <w:color w:val="333333"/>
          <w:kern w:val="0"/>
          <w:sz w:val="18"/>
          <w:szCs w:val="18"/>
        </w:rPr>
        <w:t xml:space="preserve"> </w:t>
      </w:r>
      <w:r>
        <w:rPr>
          <w:rFonts w:ascii="Lucida Grande" w:hAnsi="Lucida Grande" w:cs="宋体"/>
          <w:color w:val="333333"/>
          <w:kern w:val="0"/>
          <w:sz w:val="18"/>
          <w:szCs w:val="18"/>
        </w:rPr>
        <w:t>"</w:t>
      </w:r>
      <w:r>
        <w:rPr>
          <w:rFonts w:ascii="Lucida Grande" w:hAnsi="Lucida Grande" w:cs="宋体" w:hint="eastAsia"/>
          <w:color w:val="333333"/>
          <w:kern w:val="0"/>
          <w:sz w:val="18"/>
          <w:szCs w:val="18"/>
        </w:rPr>
        <w:t>appid</w:t>
      </w:r>
      <w:r>
        <w:rPr>
          <w:rFonts w:ascii="Lucida Grande" w:hAnsi="Lucida Grande" w:cs="宋体"/>
          <w:color w:val="333333"/>
          <w:kern w:val="0"/>
          <w:sz w:val="18"/>
          <w:szCs w:val="18"/>
        </w:rPr>
        <w:t>": "</w:t>
      </w:r>
      <w:r>
        <w:rPr>
          <w:rFonts w:ascii="Lucida Grande" w:hAnsi="Lucida Grande" w:cs="宋体" w:hint="eastAsia"/>
          <w:color w:val="333333"/>
          <w:kern w:val="0"/>
          <w:sz w:val="18"/>
          <w:szCs w:val="18"/>
        </w:rPr>
        <w:t>应用</w:t>
      </w:r>
      <w:r>
        <w:rPr>
          <w:rFonts w:ascii="Lucida Grande" w:hAnsi="Lucida Grande" w:cs="宋体" w:hint="eastAsia"/>
          <w:color w:val="333333"/>
          <w:kern w:val="0"/>
          <w:sz w:val="18"/>
          <w:szCs w:val="18"/>
        </w:rPr>
        <w:t>id</w:t>
      </w:r>
      <w:r>
        <w:rPr>
          <w:rFonts w:ascii="Lucida Grande" w:hAnsi="Lucida Grande" w:cs="宋体"/>
          <w:color w:val="333333"/>
          <w:kern w:val="0"/>
          <w:sz w:val="18"/>
          <w:szCs w:val="18"/>
        </w:rPr>
        <w:t>",</w:t>
      </w:r>
    </w:p>
    <w:p w:rsidR="00523022" w:rsidRDefault="00523022" w:rsidP="00523022">
      <w:pPr>
        <w:widowControl/>
        <w:shd w:val="clear" w:color="auto" w:fill="FFFFFF"/>
        <w:jc w:val="left"/>
        <w:rPr>
          <w:rFonts w:ascii="Lucida Grande" w:hAnsi="Lucida Grande" w:cs="宋体" w:hint="eastAsia"/>
          <w:color w:val="333333"/>
          <w:kern w:val="0"/>
          <w:sz w:val="18"/>
          <w:szCs w:val="18"/>
        </w:rPr>
      </w:pPr>
      <w:r>
        <w:rPr>
          <w:rFonts w:ascii="Lucida Grande" w:hAnsi="Lucida Grande" w:cs="宋体"/>
          <w:color w:val="333333"/>
          <w:kern w:val="0"/>
          <w:sz w:val="18"/>
          <w:szCs w:val="18"/>
        </w:rPr>
        <w:t xml:space="preserve">        </w:t>
      </w:r>
      <w:r w:rsidR="002E3026">
        <w:rPr>
          <w:rFonts w:ascii="Lucida Grande" w:hAnsi="Lucida Grande" w:cs="宋体" w:hint="eastAsia"/>
          <w:color w:val="333333"/>
          <w:kern w:val="0"/>
          <w:sz w:val="18"/>
          <w:szCs w:val="18"/>
        </w:rPr>
        <w:t xml:space="preserve"> </w:t>
      </w:r>
      <w:r>
        <w:rPr>
          <w:rFonts w:ascii="Lucida Grande" w:hAnsi="Lucida Grande" w:cs="宋体"/>
          <w:color w:val="333333"/>
          <w:kern w:val="0"/>
          <w:sz w:val="18"/>
          <w:szCs w:val="18"/>
        </w:rPr>
        <w:t>"os": "os</w:t>
      </w:r>
      <w:r>
        <w:rPr>
          <w:rFonts w:ascii="Lucida Grande" w:hAnsi="Lucida Grande" w:cs="宋体" w:hint="eastAsia"/>
          <w:color w:val="333333"/>
          <w:kern w:val="0"/>
          <w:sz w:val="18"/>
          <w:szCs w:val="18"/>
        </w:rPr>
        <w:t>类型</w:t>
      </w:r>
      <w:r>
        <w:rPr>
          <w:rFonts w:ascii="Lucida Grande" w:hAnsi="Lucida Grande" w:cs="宋体"/>
          <w:color w:val="333333"/>
          <w:kern w:val="0"/>
          <w:sz w:val="18"/>
          <w:szCs w:val="18"/>
        </w:rPr>
        <w:t>STR:ios,android,wp",</w:t>
      </w:r>
    </w:p>
    <w:p w:rsidR="001E376B" w:rsidRPr="001E376B" w:rsidRDefault="001E376B" w:rsidP="00523022">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t xml:space="preserve">  </w:t>
      </w:r>
      <w:r w:rsidRPr="003D05E9">
        <w:rPr>
          <w:rFonts w:ascii="Lucida Grande" w:hAnsi="Lucida Grande" w:cs="宋体"/>
          <w:color w:val="333333"/>
          <w:kern w:val="0"/>
          <w:sz w:val="18"/>
          <w:szCs w:val="18"/>
        </w:rPr>
        <w:t>"osver": "</w:t>
      </w:r>
      <w:r>
        <w:rPr>
          <w:rFonts w:ascii="Lucida Grande" w:hAnsi="Lucida Grande" w:cs="宋体" w:hint="eastAsia"/>
          <w:color w:val="333333"/>
          <w:kern w:val="0"/>
          <w:sz w:val="18"/>
          <w:szCs w:val="18"/>
        </w:rPr>
        <w:t>应支持的系统版本号</w:t>
      </w:r>
      <w:r>
        <w:rPr>
          <w:rFonts w:ascii="Lucida Grande" w:hAnsi="Lucida Grande" w:cs="宋体" w:hint="eastAsia"/>
          <w:color w:val="333333"/>
          <w:kern w:val="0"/>
          <w:sz w:val="18"/>
          <w:szCs w:val="18"/>
        </w:rPr>
        <w:t>.</w:t>
      </w:r>
      <w:r>
        <w:rPr>
          <w:rFonts w:ascii="Lucida Grande" w:hAnsi="Lucida Grande" w:cs="宋体" w:hint="eastAsia"/>
          <w:color w:val="333333"/>
          <w:kern w:val="0"/>
          <w:sz w:val="18"/>
          <w:szCs w:val="18"/>
        </w:rPr>
        <w:t>向上兼容比如</w:t>
      </w:r>
      <w:r>
        <w:rPr>
          <w:rFonts w:ascii="Lucida Grande" w:hAnsi="Lucida Grande" w:cs="宋体" w:hint="eastAsia"/>
          <w:color w:val="333333"/>
          <w:kern w:val="0"/>
          <w:sz w:val="18"/>
          <w:szCs w:val="18"/>
        </w:rPr>
        <w:t>osver</w:t>
      </w:r>
      <w:r>
        <w:rPr>
          <w:rFonts w:ascii="Lucida Grande" w:hAnsi="Lucida Grande" w:cs="宋体" w:hint="eastAsia"/>
          <w:color w:val="333333"/>
          <w:kern w:val="0"/>
          <w:sz w:val="18"/>
          <w:szCs w:val="18"/>
        </w:rPr>
        <w:t>为</w:t>
      </w:r>
      <w:r>
        <w:rPr>
          <w:rFonts w:ascii="Lucida Grande" w:hAnsi="Lucida Grande" w:cs="宋体" w:hint="eastAsia"/>
          <w:color w:val="333333"/>
          <w:kern w:val="0"/>
          <w:sz w:val="18"/>
          <w:szCs w:val="18"/>
        </w:rPr>
        <w:t>2.0</w:t>
      </w:r>
      <w:r>
        <w:rPr>
          <w:rFonts w:ascii="Lucida Grande" w:hAnsi="Lucida Grande" w:cs="宋体" w:hint="eastAsia"/>
          <w:color w:val="333333"/>
          <w:kern w:val="0"/>
          <w:sz w:val="18"/>
          <w:szCs w:val="18"/>
        </w:rPr>
        <w:t>则支持</w:t>
      </w:r>
      <w:r>
        <w:rPr>
          <w:rFonts w:ascii="Lucida Grande" w:hAnsi="Lucida Grande" w:cs="宋体" w:hint="eastAsia"/>
          <w:color w:val="333333"/>
          <w:kern w:val="0"/>
          <w:sz w:val="18"/>
          <w:szCs w:val="18"/>
        </w:rPr>
        <w:t>2.0</w:t>
      </w:r>
      <w:r w:rsidR="003B4959">
        <w:rPr>
          <w:rFonts w:ascii="Lucida Grande" w:hAnsi="Lucida Grande" w:cs="宋体" w:hint="eastAsia"/>
          <w:color w:val="333333"/>
          <w:kern w:val="0"/>
          <w:sz w:val="18"/>
          <w:szCs w:val="18"/>
        </w:rPr>
        <w:t>以上</w:t>
      </w:r>
      <w:r>
        <w:rPr>
          <w:rFonts w:ascii="Lucida Grande" w:hAnsi="Lucida Grande" w:cs="宋体" w:hint="eastAsia"/>
          <w:color w:val="333333"/>
          <w:kern w:val="0"/>
          <w:sz w:val="18"/>
          <w:szCs w:val="18"/>
        </w:rPr>
        <w:t>的系统版本</w:t>
      </w:r>
      <w:r w:rsidRPr="003D05E9">
        <w:rPr>
          <w:rFonts w:ascii="Lucida Grande" w:hAnsi="Lucida Grande" w:cs="宋体"/>
          <w:color w:val="333333"/>
          <w:kern w:val="0"/>
          <w:sz w:val="18"/>
          <w:szCs w:val="18"/>
        </w:rPr>
        <w:t>",</w:t>
      </w:r>
    </w:p>
    <w:p w:rsidR="001E376B" w:rsidRDefault="001E376B" w:rsidP="001E376B">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t xml:space="preserve"> </w:t>
      </w:r>
      <w:r w:rsidR="0010557A">
        <w:rPr>
          <w:rFonts w:ascii="Lucida Grande" w:hAnsi="Lucida Grande" w:cs="宋体" w:hint="eastAsia"/>
          <w:color w:val="333333"/>
          <w:kern w:val="0"/>
          <w:sz w:val="18"/>
          <w:szCs w:val="18"/>
        </w:rPr>
        <w:t xml:space="preserve"> </w:t>
      </w:r>
      <w:r>
        <w:rPr>
          <w:rFonts w:ascii="Lucida Grande" w:hAnsi="Lucida Grande" w:cs="宋体"/>
          <w:color w:val="333333"/>
          <w:kern w:val="0"/>
          <w:sz w:val="18"/>
          <w:szCs w:val="18"/>
        </w:rPr>
        <w:t>"</w:t>
      </w:r>
      <w:r>
        <w:rPr>
          <w:rFonts w:ascii="Lucida Grande" w:hAnsi="Lucida Grande" w:cs="宋体" w:hint="eastAsia"/>
          <w:color w:val="333333"/>
          <w:kern w:val="0"/>
          <w:sz w:val="18"/>
          <w:szCs w:val="18"/>
        </w:rPr>
        <w:t>ver</w:t>
      </w:r>
      <w:r>
        <w:rPr>
          <w:rFonts w:ascii="Lucida Grande" w:hAnsi="Lucida Grande" w:cs="宋体"/>
          <w:color w:val="333333"/>
          <w:kern w:val="0"/>
          <w:sz w:val="18"/>
          <w:szCs w:val="18"/>
        </w:rPr>
        <w:t>": "</w:t>
      </w:r>
      <w:r>
        <w:rPr>
          <w:rFonts w:ascii="Lucida Grande" w:hAnsi="Lucida Grande" w:cs="宋体" w:hint="eastAsia"/>
          <w:color w:val="333333"/>
          <w:kern w:val="0"/>
          <w:sz w:val="18"/>
          <w:szCs w:val="18"/>
        </w:rPr>
        <w:t>应用版本号</w:t>
      </w:r>
      <w:r>
        <w:rPr>
          <w:rFonts w:ascii="Lucida Grande" w:hAnsi="Lucida Grande" w:cs="宋体"/>
          <w:color w:val="333333"/>
          <w:kern w:val="0"/>
          <w:sz w:val="18"/>
          <w:szCs w:val="18"/>
        </w:rPr>
        <w:t>",</w:t>
      </w:r>
    </w:p>
    <w:p w:rsidR="0010557A" w:rsidRDefault="0010557A" w:rsidP="0010557A">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t xml:space="preserve">  </w:t>
      </w:r>
      <w:r>
        <w:rPr>
          <w:rFonts w:ascii="Lucida Grande" w:hAnsi="Lucida Grande" w:cs="宋体"/>
          <w:color w:val="333333"/>
          <w:kern w:val="0"/>
          <w:sz w:val="18"/>
          <w:szCs w:val="18"/>
        </w:rPr>
        <w:t>"</w:t>
      </w:r>
      <w:r>
        <w:rPr>
          <w:rFonts w:ascii="Lucida Grande" w:hAnsi="Lucida Grande" w:cs="宋体" w:hint="eastAsia"/>
          <w:color w:val="333333"/>
          <w:kern w:val="0"/>
          <w:sz w:val="18"/>
          <w:szCs w:val="18"/>
        </w:rPr>
        <w:t>type</w:t>
      </w:r>
      <w:r>
        <w:rPr>
          <w:rFonts w:ascii="Lucida Grande" w:hAnsi="Lucida Grande" w:cs="宋体"/>
          <w:color w:val="333333"/>
          <w:kern w:val="0"/>
          <w:sz w:val="18"/>
          <w:szCs w:val="18"/>
        </w:rPr>
        <w:t>": "</w:t>
      </w:r>
      <w:r w:rsidRPr="0010557A">
        <w:rPr>
          <w:rFonts w:ascii="Lucida Grande" w:hAnsi="Lucida Grande" w:cs="宋体" w:hint="eastAsia"/>
          <w:color w:val="333333"/>
          <w:kern w:val="0"/>
          <w:sz w:val="18"/>
          <w:szCs w:val="18"/>
        </w:rPr>
        <w:t>资源类型</w:t>
      </w:r>
      <w:r w:rsidRPr="0010557A">
        <w:rPr>
          <w:rFonts w:ascii="Lucida Grande" w:hAnsi="Lucida Grande" w:cs="宋体" w:hint="eastAsia"/>
          <w:color w:val="333333"/>
          <w:kern w:val="0"/>
          <w:sz w:val="18"/>
          <w:szCs w:val="18"/>
        </w:rPr>
        <w:t>:1,apk(ipa)2,</w:t>
      </w:r>
      <w:r w:rsidRPr="0010557A">
        <w:rPr>
          <w:rFonts w:ascii="Lucida Grande" w:hAnsi="Lucida Grande" w:cs="宋体" w:hint="eastAsia"/>
          <w:color w:val="333333"/>
          <w:kern w:val="0"/>
          <w:sz w:val="18"/>
          <w:szCs w:val="18"/>
        </w:rPr>
        <w:t>完整资源包</w:t>
      </w:r>
      <w:r w:rsidRPr="0010557A">
        <w:rPr>
          <w:rFonts w:ascii="Lucida Grande" w:hAnsi="Lucida Grande" w:cs="宋体" w:hint="eastAsia"/>
          <w:color w:val="333333"/>
          <w:kern w:val="0"/>
          <w:sz w:val="18"/>
          <w:szCs w:val="18"/>
        </w:rPr>
        <w:t>.3</w:t>
      </w:r>
      <w:r w:rsidRPr="0010557A">
        <w:rPr>
          <w:rFonts w:ascii="Lucida Grande" w:hAnsi="Lucida Grande" w:cs="宋体" w:hint="eastAsia"/>
          <w:color w:val="333333"/>
          <w:kern w:val="0"/>
          <w:sz w:val="18"/>
          <w:szCs w:val="18"/>
        </w:rPr>
        <w:t>增量资源包</w:t>
      </w:r>
      <w:r>
        <w:rPr>
          <w:rFonts w:ascii="Lucida Grande" w:hAnsi="Lucida Grande" w:cs="宋体"/>
          <w:color w:val="333333"/>
          <w:kern w:val="0"/>
          <w:sz w:val="18"/>
          <w:szCs w:val="18"/>
        </w:rPr>
        <w:t>",</w:t>
      </w:r>
      <w:r>
        <w:rPr>
          <w:rFonts w:ascii="Lucida Grande" w:hAnsi="Lucida Grande" w:cs="宋体" w:hint="eastAsia"/>
          <w:color w:val="333333"/>
          <w:kern w:val="0"/>
          <w:sz w:val="18"/>
          <w:szCs w:val="18"/>
        </w:rPr>
        <w:t>//</w:t>
      </w:r>
      <w:r>
        <w:rPr>
          <w:rFonts w:ascii="Lucida Grande" w:hAnsi="Lucida Grande" w:cs="宋体" w:hint="eastAsia"/>
          <w:color w:val="333333"/>
          <w:kern w:val="0"/>
          <w:sz w:val="18"/>
          <w:szCs w:val="18"/>
        </w:rPr>
        <w:t>资源类型为</w:t>
      </w:r>
      <w:r>
        <w:rPr>
          <w:rFonts w:ascii="Lucida Grande" w:hAnsi="Lucida Grande" w:cs="宋体" w:hint="eastAsia"/>
          <w:color w:val="333333"/>
          <w:kern w:val="0"/>
          <w:sz w:val="18"/>
          <w:szCs w:val="18"/>
        </w:rPr>
        <w:t>1</w:t>
      </w:r>
      <w:r>
        <w:rPr>
          <w:rFonts w:ascii="Lucida Grande" w:hAnsi="Lucida Grande" w:cs="宋体" w:hint="eastAsia"/>
          <w:color w:val="333333"/>
          <w:kern w:val="0"/>
          <w:sz w:val="18"/>
          <w:szCs w:val="18"/>
        </w:rPr>
        <w:t>时不支持静默升级类型</w:t>
      </w:r>
      <w:r>
        <w:rPr>
          <w:rFonts w:ascii="Lucida Grande" w:hAnsi="Lucida Grande" w:cs="宋体" w:hint="eastAsia"/>
          <w:color w:val="333333"/>
          <w:kern w:val="0"/>
          <w:sz w:val="18"/>
          <w:szCs w:val="18"/>
        </w:rPr>
        <w:t>.</w:t>
      </w:r>
    </w:p>
    <w:p w:rsidR="001E376B" w:rsidRDefault="0010557A" w:rsidP="00523022">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lastRenderedPageBreak/>
        <w:tab/>
        <w:t xml:space="preserve">  </w:t>
      </w:r>
      <w:r>
        <w:rPr>
          <w:rFonts w:ascii="Lucida Grande" w:hAnsi="Lucida Grande" w:cs="宋体"/>
          <w:color w:val="333333"/>
          <w:kern w:val="0"/>
          <w:sz w:val="18"/>
          <w:szCs w:val="18"/>
        </w:rPr>
        <w:t>"</w:t>
      </w:r>
      <w:r>
        <w:rPr>
          <w:rFonts w:ascii="Lucida Grande" w:hAnsi="Lucida Grande" w:cs="宋体" w:hint="eastAsia"/>
          <w:color w:val="333333"/>
          <w:kern w:val="0"/>
          <w:sz w:val="18"/>
          <w:szCs w:val="18"/>
        </w:rPr>
        <w:t>state</w:t>
      </w:r>
      <w:r>
        <w:rPr>
          <w:rFonts w:ascii="Lucida Grande" w:hAnsi="Lucida Grande" w:cs="宋体"/>
          <w:color w:val="333333"/>
          <w:kern w:val="0"/>
          <w:sz w:val="18"/>
          <w:szCs w:val="18"/>
        </w:rPr>
        <w:t>": "</w:t>
      </w:r>
      <w:r w:rsidRPr="0010557A">
        <w:rPr>
          <w:rFonts w:ascii="Lucida Grande" w:hAnsi="Lucida Grande" w:cs="宋体" w:hint="eastAsia"/>
          <w:color w:val="333333"/>
          <w:kern w:val="0"/>
          <w:sz w:val="18"/>
          <w:szCs w:val="18"/>
        </w:rPr>
        <w:t>版本状态：</w:t>
      </w:r>
      <w:r w:rsidRPr="0010557A">
        <w:rPr>
          <w:rFonts w:ascii="Lucida Grande" w:hAnsi="Lucida Grande" w:cs="宋体" w:hint="eastAsia"/>
          <w:color w:val="333333"/>
          <w:kern w:val="0"/>
          <w:sz w:val="18"/>
          <w:szCs w:val="18"/>
        </w:rPr>
        <w:t xml:space="preserve">1 </w:t>
      </w:r>
      <w:r w:rsidRPr="0010557A">
        <w:rPr>
          <w:rFonts w:ascii="Lucida Grande" w:hAnsi="Lucida Grande" w:cs="宋体" w:hint="eastAsia"/>
          <w:color w:val="333333"/>
          <w:kern w:val="0"/>
          <w:sz w:val="18"/>
          <w:szCs w:val="18"/>
        </w:rPr>
        <w:t>普通升级</w:t>
      </w:r>
      <w:r w:rsidRPr="0010557A">
        <w:rPr>
          <w:rFonts w:ascii="Lucida Grande" w:hAnsi="Lucida Grande" w:cs="宋体" w:hint="eastAsia"/>
          <w:color w:val="333333"/>
          <w:kern w:val="0"/>
          <w:sz w:val="18"/>
          <w:szCs w:val="18"/>
        </w:rPr>
        <w:t xml:space="preserve">, 2 </w:t>
      </w:r>
      <w:r w:rsidRPr="0010557A">
        <w:rPr>
          <w:rFonts w:ascii="Lucida Grande" w:hAnsi="Lucida Grande" w:cs="宋体" w:hint="eastAsia"/>
          <w:color w:val="333333"/>
          <w:kern w:val="0"/>
          <w:sz w:val="18"/>
          <w:szCs w:val="18"/>
        </w:rPr>
        <w:t>强制升级</w:t>
      </w:r>
      <w:r w:rsidRPr="0010557A">
        <w:rPr>
          <w:rFonts w:ascii="Lucida Grande" w:hAnsi="Lucida Grande" w:cs="宋体" w:hint="eastAsia"/>
          <w:color w:val="333333"/>
          <w:kern w:val="0"/>
          <w:sz w:val="18"/>
          <w:szCs w:val="18"/>
        </w:rPr>
        <w:t xml:space="preserve"> 3 </w:t>
      </w:r>
      <w:r w:rsidRPr="0010557A">
        <w:rPr>
          <w:rFonts w:ascii="Lucida Grande" w:hAnsi="Lucida Grande" w:cs="宋体" w:hint="eastAsia"/>
          <w:color w:val="333333"/>
          <w:kern w:val="0"/>
          <w:sz w:val="18"/>
          <w:szCs w:val="18"/>
        </w:rPr>
        <w:t>静默升级</w:t>
      </w:r>
      <w:r>
        <w:rPr>
          <w:rFonts w:ascii="Lucida Grande" w:hAnsi="Lucida Grande" w:cs="宋体"/>
          <w:color w:val="333333"/>
          <w:kern w:val="0"/>
          <w:sz w:val="18"/>
          <w:szCs w:val="18"/>
        </w:rPr>
        <w:t>",</w:t>
      </w:r>
    </w:p>
    <w:p w:rsidR="00523022" w:rsidRDefault="00560C75" w:rsidP="00560C75">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t xml:space="preserve">  </w:t>
      </w:r>
      <w:r>
        <w:rPr>
          <w:rFonts w:ascii="Lucida Grande" w:hAnsi="Lucida Grande" w:cs="宋体"/>
          <w:color w:val="333333"/>
          <w:kern w:val="0"/>
          <w:sz w:val="18"/>
          <w:szCs w:val="18"/>
        </w:rPr>
        <w:t>"</w:t>
      </w:r>
      <w:r>
        <w:rPr>
          <w:rFonts w:ascii="Lucida Grande" w:hAnsi="Lucida Grande" w:cs="宋体" w:hint="eastAsia"/>
          <w:color w:val="333333"/>
          <w:kern w:val="0"/>
          <w:sz w:val="18"/>
          <w:szCs w:val="18"/>
        </w:rPr>
        <w:t>hint</w:t>
      </w:r>
      <w:r>
        <w:rPr>
          <w:rFonts w:ascii="Lucida Grande" w:hAnsi="Lucida Grande" w:cs="宋体"/>
          <w:color w:val="333333"/>
          <w:kern w:val="0"/>
          <w:sz w:val="18"/>
          <w:szCs w:val="18"/>
        </w:rPr>
        <w:t>": "</w:t>
      </w:r>
      <w:r>
        <w:rPr>
          <w:rFonts w:ascii="Lucida Grande" w:hAnsi="Lucida Grande" w:cs="宋体" w:hint="eastAsia"/>
          <w:color w:val="333333"/>
          <w:kern w:val="0"/>
          <w:sz w:val="18"/>
          <w:szCs w:val="18"/>
        </w:rPr>
        <w:t>版本描述</w:t>
      </w:r>
      <w:r>
        <w:rPr>
          <w:rFonts w:ascii="Lucida Grande" w:hAnsi="Lucida Grande" w:cs="宋体"/>
          <w:color w:val="333333"/>
          <w:kern w:val="0"/>
          <w:sz w:val="18"/>
          <w:szCs w:val="18"/>
        </w:rPr>
        <w:t>"</w:t>
      </w:r>
      <w:r w:rsidR="00414330">
        <w:rPr>
          <w:rFonts w:ascii="Lucida Grande" w:hAnsi="Lucida Grande" w:cs="宋体" w:hint="eastAsia"/>
          <w:color w:val="333333"/>
          <w:kern w:val="0"/>
          <w:sz w:val="18"/>
          <w:szCs w:val="18"/>
        </w:rPr>
        <w:t>,</w:t>
      </w:r>
    </w:p>
    <w:p w:rsidR="00093313" w:rsidRDefault="00093313" w:rsidP="00560C75">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t xml:space="preserve">  </w:t>
      </w:r>
      <w:r>
        <w:rPr>
          <w:rFonts w:ascii="Lucida Grande" w:hAnsi="Lucida Grande" w:cs="宋体"/>
          <w:color w:val="333333"/>
          <w:kern w:val="0"/>
          <w:sz w:val="18"/>
          <w:szCs w:val="18"/>
        </w:rPr>
        <w:t>"</w:t>
      </w:r>
      <w:r w:rsidR="004F2BDF">
        <w:rPr>
          <w:rFonts w:ascii="Lucida Grande" w:hAnsi="Lucida Grande" w:cs="宋体" w:hint="eastAsia"/>
          <w:color w:val="333333"/>
          <w:kern w:val="0"/>
          <w:sz w:val="18"/>
          <w:szCs w:val="18"/>
        </w:rPr>
        <w:t>plat</w:t>
      </w:r>
      <w:r>
        <w:rPr>
          <w:rFonts w:ascii="Lucida Grande" w:hAnsi="Lucida Grande" w:cs="宋体"/>
          <w:color w:val="333333"/>
          <w:kern w:val="0"/>
          <w:sz w:val="18"/>
          <w:szCs w:val="18"/>
        </w:rPr>
        <w:t>": "</w:t>
      </w:r>
      <w:r>
        <w:rPr>
          <w:rFonts w:ascii="Lucida Grande" w:hAnsi="Lucida Grande" w:cs="宋体" w:hint="eastAsia"/>
          <w:color w:val="333333"/>
          <w:kern w:val="0"/>
          <w:sz w:val="18"/>
          <w:szCs w:val="18"/>
        </w:rPr>
        <w:t>0:</w:t>
      </w:r>
      <w:r>
        <w:rPr>
          <w:rFonts w:ascii="Lucida Grande" w:hAnsi="Lucida Grande" w:cs="宋体" w:hint="eastAsia"/>
          <w:color w:val="333333"/>
          <w:kern w:val="0"/>
          <w:sz w:val="18"/>
          <w:szCs w:val="18"/>
        </w:rPr>
        <w:t>手机</w:t>
      </w:r>
      <w:r w:rsidR="00E77427">
        <w:rPr>
          <w:rFonts w:ascii="Lucida Grande" w:hAnsi="Lucida Grande" w:cs="宋体" w:hint="eastAsia"/>
          <w:color w:val="333333"/>
          <w:kern w:val="0"/>
          <w:sz w:val="18"/>
          <w:szCs w:val="18"/>
        </w:rPr>
        <w:t>+</w:t>
      </w:r>
      <w:r w:rsidR="00E77427">
        <w:rPr>
          <w:rFonts w:ascii="Lucida Grande" w:hAnsi="Lucida Grande" w:cs="宋体" w:hint="eastAsia"/>
          <w:color w:val="333333"/>
          <w:kern w:val="0"/>
          <w:sz w:val="18"/>
          <w:szCs w:val="18"/>
        </w:rPr>
        <w:t>平板</w:t>
      </w:r>
      <w:r>
        <w:rPr>
          <w:rFonts w:ascii="Lucida Grande" w:hAnsi="Lucida Grande" w:cs="宋体" w:hint="eastAsia"/>
          <w:color w:val="333333"/>
          <w:kern w:val="0"/>
          <w:sz w:val="18"/>
          <w:szCs w:val="18"/>
        </w:rPr>
        <w:t>,1:</w:t>
      </w:r>
      <w:r>
        <w:rPr>
          <w:rFonts w:ascii="Lucida Grande" w:hAnsi="Lucida Grande" w:cs="宋体" w:hint="eastAsia"/>
          <w:color w:val="333333"/>
          <w:kern w:val="0"/>
          <w:sz w:val="18"/>
          <w:szCs w:val="18"/>
        </w:rPr>
        <w:t>平板</w:t>
      </w:r>
      <w:r w:rsidR="00E77427">
        <w:rPr>
          <w:rFonts w:ascii="Lucida Grande" w:hAnsi="Lucida Grande" w:cs="宋体" w:hint="eastAsia"/>
          <w:color w:val="333333"/>
          <w:kern w:val="0"/>
          <w:sz w:val="18"/>
          <w:szCs w:val="18"/>
        </w:rPr>
        <w:t>,2</w:t>
      </w:r>
      <w:r w:rsidR="00E77427">
        <w:rPr>
          <w:rFonts w:ascii="Lucida Grande" w:hAnsi="Lucida Grande" w:cs="宋体" w:hint="eastAsia"/>
          <w:color w:val="333333"/>
          <w:kern w:val="0"/>
          <w:sz w:val="18"/>
          <w:szCs w:val="18"/>
        </w:rPr>
        <w:t>手机</w:t>
      </w:r>
      <w:r w:rsidR="00414330">
        <w:rPr>
          <w:rFonts w:ascii="Lucida Grande" w:hAnsi="Lucida Grande" w:cs="宋体"/>
          <w:color w:val="333333"/>
          <w:kern w:val="0"/>
          <w:sz w:val="18"/>
          <w:szCs w:val="18"/>
        </w:rPr>
        <w:t>"</w:t>
      </w:r>
      <w:r w:rsidR="00E77427">
        <w:rPr>
          <w:rFonts w:ascii="Lucida Grande" w:hAnsi="Lucida Grande" w:cs="宋体" w:hint="eastAsia"/>
          <w:color w:val="333333"/>
          <w:kern w:val="0"/>
          <w:sz w:val="18"/>
          <w:szCs w:val="18"/>
        </w:rPr>
        <w:t>//</w:t>
      </w:r>
      <w:r w:rsidR="00E77427">
        <w:rPr>
          <w:rFonts w:ascii="Lucida Grande" w:hAnsi="Lucida Grande" w:cs="宋体" w:hint="eastAsia"/>
          <w:color w:val="333333"/>
          <w:kern w:val="0"/>
          <w:sz w:val="18"/>
          <w:szCs w:val="18"/>
        </w:rPr>
        <w:t>支持的平台</w:t>
      </w:r>
      <w:r w:rsidR="00E77427">
        <w:rPr>
          <w:rFonts w:ascii="Lucida Grande" w:hAnsi="Lucida Grande" w:cs="宋体" w:hint="eastAsia"/>
          <w:color w:val="333333"/>
          <w:kern w:val="0"/>
          <w:sz w:val="18"/>
          <w:szCs w:val="18"/>
        </w:rPr>
        <w:t>.</w:t>
      </w:r>
      <w:r w:rsidR="00E77427">
        <w:rPr>
          <w:rFonts w:ascii="Lucida Grande" w:hAnsi="Lucida Grande" w:cs="宋体" w:hint="eastAsia"/>
          <w:color w:val="333333"/>
          <w:kern w:val="0"/>
          <w:sz w:val="18"/>
          <w:szCs w:val="18"/>
        </w:rPr>
        <w:t>默认都支持</w:t>
      </w:r>
    </w:p>
    <w:p w:rsidR="00523022" w:rsidRDefault="00523022" w:rsidP="00523022">
      <w:pPr>
        <w:pStyle w:val="afff"/>
        <w:rPr>
          <w:rFonts w:asciiTheme="minorEastAsia" w:eastAsiaTheme="minorEastAsia" w:hAnsiTheme="minorEastAsia" w:cs="Helvetica"/>
          <w:color w:val="333333"/>
          <w:sz w:val="21"/>
          <w:szCs w:val="21"/>
        </w:rPr>
      </w:pPr>
      <w:r>
        <w:rPr>
          <w:rFonts w:asciiTheme="minorEastAsia" w:eastAsiaTheme="minorEastAsia" w:hAnsiTheme="minorEastAsia" w:cs="Helvetica" w:hint="eastAsia"/>
          <w:color w:val="333333"/>
          <w:sz w:val="21"/>
          <w:szCs w:val="21"/>
        </w:rPr>
        <w:t>}</w:t>
      </w:r>
    </w:p>
    <w:p w:rsidR="00B25946" w:rsidRDefault="00B25946" w:rsidP="00523022">
      <w:pPr>
        <w:pStyle w:val="afff"/>
        <w:rPr>
          <w:rFonts w:asciiTheme="minorEastAsia" w:eastAsiaTheme="minorEastAsia" w:hAnsiTheme="minorEastAsia" w:cs="Helvetica"/>
          <w:color w:val="333333"/>
          <w:sz w:val="21"/>
          <w:szCs w:val="21"/>
        </w:rPr>
      </w:pPr>
    </w:p>
    <w:p w:rsidR="00523022" w:rsidRDefault="00523022" w:rsidP="00523022">
      <w:pPr>
        <w:pStyle w:val="QB3"/>
        <w:numPr>
          <w:ilvl w:val="2"/>
          <w:numId w:val="3"/>
        </w:numPr>
        <w:spacing w:line="412" w:lineRule="auto"/>
        <w:outlineLvl w:val="3"/>
        <w:rPr>
          <w:color w:val="000000" w:themeColor="text1"/>
        </w:rPr>
      </w:pPr>
      <w:r>
        <w:rPr>
          <w:rFonts w:hint="eastAsia"/>
          <w:color w:val="000000" w:themeColor="text1"/>
        </w:rPr>
        <w:t>回应接口定义</w:t>
      </w:r>
    </w:p>
    <w:p w:rsidR="00523022" w:rsidRDefault="00523022" w:rsidP="00523022">
      <w:pPr>
        <w:pStyle w:val="afff"/>
        <w:rPr>
          <w:rFonts w:asciiTheme="minorEastAsia" w:eastAsiaTheme="minorEastAsia" w:hAnsiTheme="minorEastAsia" w:cs="Helvetica"/>
          <w:color w:val="333333"/>
          <w:sz w:val="21"/>
          <w:szCs w:val="21"/>
        </w:rPr>
      </w:pPr>
      <w:r>
        <w:rPr>
          <w:rFonts w:asciiTheme="minorEastAsia" w:eastAsiaTheme="minorEastAsia" w:hAnsiTheme="minorEastAsia" w:cs="Helvetica" w:hint="eastAsia"/>
          <w:color w:val="333333"/>
          <w:sz w:val="21"/>
          <w:szCs w:val="21"/>
        </w:rPr>
        <w:t xml:space="preserve"> HTTP/1.1 200 OK </w:t>
      </w:r>
    </w:p>
    <w:p w:rsidR="00523022" w:rsidRDefault="00523022" w:rsidP="00523022">
      <w:pPr>
        <w:pStyle w:val="afff"/>
        <w:rPr>
          <w:rFonts w:asciiTheme="minorEastAsia" w:eastAsiaTheme="minorEastAsia" w:hAnsiTheme="minorEastAsia" w:cs="Helvetica"/>
          <w:color w:val="333333"/>
          <w:sz w:val="21"/>
          <w:szCs w:val="21"/>
        </w:rPr>
      </w:pPr>
      <w:r>
        <w:rPr>
          <w:rFonts w:asciiTheme="minorEastAsia" w:eastAsiaTheme="minorEastAsia" w:hAnsiTheme="minorEastAsia" w:cs="Helvetica" w:hint="eastAsia"/>
          <w:color w:val="333333"/>
          <w:sz w:val="21"/>
          <w:szCs w:val="21"/>
        </w:rPr>
        <w:t xml:space="preserve"> Content-Type: application/json</w:t>
      </w:r>
    </w:p>
    <w:p w:rsidR="00523022" w:rsidRDefault="00523022" w:rsidP="00523022">
      <w:pPr>
        <w:pStyle w:val="afff"/>
        <w:rPr>
          <w:rFonts w:asciiTheme="minorEastAsia" w:eastAsiaTheme="minorEastAsia" w:hAnsiTheme="minorEastAsia" w:cs="Helvetica"/>
          <w:color w:val="333333"/>
          <w:sz w:val="21"/>
          <w:szCs w:val="21"/>
        </w:rPr>
      </w:pPr>
      <w:r>
        <w:rPr>
          <w:rFonts w:asciiTheme="minorEastAsia" w:eastAsiaTheme="minorEastAsia" w:hAnsiTheme="minorEastAsia" w:cs="Helvetica" w:hint="eastAsia"/>
          <w:color w:val="333333"/>
          <w:sz w:val="21"/>
          <w:szCs w:val="21"/>
        </w:rPr>
        <w:t xml:space="preserve"> </w:t>
      </w:r>
      <w:r>
        <w:rPr>
          <w:rStyle w:val="typ1"/>
          <w:rFonts w:asciiTheme="minorEastAsia" w:eastAsiaTheme="minorEastAsia" w:hAnsiTheme="minorEastAsia" w:hint="eastAsia"/>
          <w:sz w:val="21"/>
          <w:szCs w:val="21"/>
        </w:rPr>
        <w:t>【回应JSON格式】</w:t>
      </w:r>
    </w:p>
    <w:p w:rsidR="00523022" w:rsidRDefault="00523022" w:rsidP="00523022">
      <w:pPr>
        <w:pStyle w:val="afff"/>
        <w:rPr>
          <w:rFonts w:asciiTheme="minorEastAsia" w:eastAsiaTheme="minorEastAsia" w:hAnsiTheme="minorEastAsia"/>
          <w:sz w:val="21"/>
          <w:szCs w:val="21"/>
        </w:rPr>
      </w:pPr>
      <w:r>
        <w:rPr>
          <w:rFonts w:asciiTheme="minorEastAsia" w:eastAsiaTheme="minorEastAsia" w:hAnsiTheme="minorEastAsia" w:hint="eastAsia"/>
          <w:sz w:val="21"/>
          <w:szCs w:val="21"/>
        </w:rPr>
        <w:t>比如{"status":"0","data":[]}</w:t>
      </w:r>
    </w:p>
    <w:p w:rsidR="00523022" w:rsidRPr="00391A2F" w:rsidRDefault="00523022" w:rsidP="009F44F0">
      <w:pPr>
        <w:pStyle w:val="afff"/>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 status:  0 表示成功 ，9999表示数据库执行异常</w:t>
      </w:r>
    </w:p>
    <w:sectPr w:rsidR="00523022" w:rsidRPr="00391A2F" w:rsidSect="002535EB">
      <w:footerReference w:type="default" r:id="rId18"/>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1"/>
    </wne:keymap>
    <wne:keymap wne:kcmPrimary="0432">
      <wne:acd wne:acdName="acd2"/>
    </wne:keymap>
    <wne:keymap wne:kcmPrimary="0433">
      <wne:acd wne:acdName="acd3"/>
    </wne:keymap>
    <wne:keymap wne:kcmPrimary="0434">
      <wne:acd wne:acdName="acd0"/>
    </wne:keymap>
    <wne:keymap wne:kcmPrimary="0435">
      <wne:acd wne:acdName="acd4"/>
    </wne:keymap>
    <wne:keymap wne:kcmPrimary="0436">
      <wne:acd wne:acdName="acd5"/>
    </wne:keymap>
    <wne:keymap wne:kcmPrimary="0442">
      <wne:acd wne:acdName="acd7"/>
    </wne:keymap>
    <wne:keymap wne:kcmPrimary="0454">
      <wne:acd wne:acdName="acd8"/>
    </wne:keymap>
    <wne:keymap wne:kcmPrimary="0457">
      <wne:acd wne:acdName="acd9"/>
    </wne:keymap>
    <wne:keymap wne:kcmPrimary="045A">
      <wne:acd wne:acdName="acd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RAEIAB2iYmDQA" wne:acdName="acd0" wne:fciIndexBasedOn="0065"/>
    <wne:acd wne:argValue="AgBRAEIAB2iYmDEA" wne:acdName="acd1" wne:fciIndexBasedOn="0065"/>
    <wne:acd wne:argValue="AgBRAEIAB2iYmDIA" wne:acdName="acd2" wne:fciIndexBasedOn="0065"/>
    <wne:acd wne:argValue="AgBRAEIAB2iYmDMA" wne:acdName="acd3" wne:fciIndexBasedOn="0065"/>
    <wne:acd wne:argValue="AgBRAEIAB2iYmDUA" wne:acdName="acd4" wne:fciIndexBasedOn="0065"/>
    <wne:acd wne:argValue="AgBRAEIAB2iYmDYA" wne:acdName="acd5" wne:fciIndexBasedOn="0065"/>
    <wne:acd wne:argValue="AgBRAEIAY2uHZQ==" wne:acdName="acd6" wne:fciIndexBasedOn="0065"/>
    <wne:acd wne:argValue="AgBRAEIAaIg=" wne:acdName="acd7" wne:fciIndexBasedOn="0065"/>
    <wne:acd wne:argValue="AgBRAEIA/lY=" wne:acdName="acd8" wne:fciIndexBasedOn="0065"/>
    <wne:acd wne:argValue="AgBRAEIAaIiFUYdlV1s=" wne:acdName="acd9" wne:fciIndexBasedOn="0065"/>
  </wne:acd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4D97" w:rsidRDefault="00734D97">
      <w:r>
        <w:separator/>
      </w:r>
    </w:p>
  </w:endnote>
  <w:endnote w:type="continuationSeparator" w:id="1">
    <w:p w:rsidR="00734D97" w:rsidRDefault="00734D9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0030101010101"/>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Trebuchet MS">
    <w:panose1 w:val="020B0603020202020204"/>
    <w:charset w:val="00"/>
    <w:family w:val="swiss"/>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Times">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A00002EF" w:usb1="4000204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Lucida Grande">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7496" w:rsidRPr="00C6116C" w:rsidRDefault="00953D1F" w:rsidP="002535EB">
    <w:pPr>
      <w:pStyle w:val="ad"/>
      <w:jc w:val="right"/>
    </w:pPr>
    <w:r>
      <w:rPr>
        <w:rStyle w:val="ae"/>
      </w:rPr>
      <w:fldChar w:fldCharType="begin"/>
    </w:r>
    <w:r w:rsidR="007D7496">
      <w:rPr>
        <w:rStyle w:val="ae"/>
      </w:rPr>
      <w:instrText xml:space="preserve"> PAGE </w:instrText>
    </w:r>
    <w:r>
      <w:rPr>
        <w:rStyle w:val="ae"/>
      </w:rPr>
      <w:fldChar w:fldCharType="separate"/>
    </w:r>
    <w:r w:rsidR="00CF6E8A">
      <w:rPr>
        <w:rStyle w:val="ae"/>
        <w:noProof/>
      </w:rPr>
      <w:t>III</w:t>
    </w:r>
    <w:r>
      <w:rPr>
        <w:rStyle w:val="ae"/>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7496" w:rsidRPr="00C6116C" w:rsidRDefault="00953D1F" w:rsidP="002535EB">
    <w:pPr>
      <w:pStyle w:val="ad"/>
      <w:jc w:val="right"/>
    </w:pPr>
    <w:r>
      <w:rPr>
        <w:rStyle w:val="ae"/>
      </w:rPr>
      <w:fldChar w:fldCharType="begin"/>
    </w:r>
    <w:r w:rsidR="007D7496">
      <w:rPr>
        <w:rStyle w:val="ae"/>
      </w:rPr>
      <w:instrText xml:space="preserve"> PAGE </w:instrText>
    </w:r>
    <w:r>
      <w:rPr>
        <w:rStyle w:val="ae"/>
      </w:rPr>
      <w:fldChar w:fldCharType="separate"/>
    </w:r>
    <w:r w:rsidR="00CF6E8A">
      <w:rPr>
        <w:rStyle w:val="ae"/>
        <w:noProof/>
      </w:rPr>
      <w:t>1</w:t>
    </w:r>
    <w:r>
      <w:rPr>
        <w:rStyle w:val="ae"/>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4D97" w:rsidRDefault="00734D97">
      <w:r>
        <w:separator/>
      </w:r>
    </w:p>
  </w:footnote>
  <w:footnote w:type="continuationSeparator" w:id="1">
    <w:p w:rsidR="00734D97" w:rsidRDefault="00734D9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F21A6B4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5"/>
      <w:lvlText w:val="6.%2.%3.%4.%5."/>
      <w:lvlJc w:val="left"/>
      <w:pPr>
        <w:tabs>
          <w:tab w:val="num" w:pos="992"/>
        </w:tabs>
        <w:ind w:left="992" w:hanging="992"/>
      </w:pPr>
      <w:rPr>
        <w:rFonts w:hint="eastAsia"/>
        <w:b w:val="0"/>
        <w:bCs w:val="0"/>
        <w:i w:val="0"/>
        <w:iCs w:val="0"/>
        <w:caps w:val="0"/>
        <w:smallCaps w:val="0"/>
        <w:strike w:val="0"/>
        <w:dstrike w:val="0"/>
        <w:noProof w:val="0"/>
        <w:vanish w:val="0"/>
        <w:spacing w:val="0"/>
        <w:kern w:val="0"/>
        <w:position w:val="0"/>
        <w:u w:val="none"/>
        <w:vertAlign w:val="baseline"/>
        <w:em w:val="none"/>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nsid w:val="00000002"/>
    <w:multiLevelType w:val="multilevel"/>
    <w:tmpl w:val="00000002"/>
    <w:lvl w:ilvl="0">
      <w:start w:val="1"/>
      <w:numFmt w:val="decimal"/>
      <w:lvlText w:val="%1)"/>
      <w:lvlJc w:val="left"/>
      <w:pPr>
        <w:tabs>
          <w:tab w:val="num" w:pos="794"/>
        </w:tabs>
        <w:ind w:left="794" w:hanging="397"/>
      </w:pPr>
      <w:rPr>
        <w:rFonts w:hint="eastAsia"/>
      </w:rPr>
    </w:lvl>
    <w:lvl w:ilvl="1">
      <w:start w:val="7"/>
      <w:numFmt w:val="decimal"/>
      <w:lvlText w:val="%2."/>
      <w:lvlJc w:val="left"/>
      <w:pPr>
        <w:tabs>
          <w:tab w:val="num" w:pos="503"/>
        </w:tabs>
        <w:ind w:left="503" w:hanging="420"/>
      </w:pPr>
      <w:rPr>
        <w:rFonts w:hint="eastAsia"/>
      </w:rPr>
    </w:lvl>
    <w:lvl w:ilvl="2">
      <w:start w:val="1"/>
      <w:numFmt w:val="lowerRoman"/>
      <w:lvlText w:val="%3."/>
      <w:lvlJc w:val="right"/>
      <w:pPr>
        <w:tabs>
          <w:tab w:val="num" w:pos="923"/>
        </w:tabs>
        <w:ind w:left="923" w:hanging="420"/>
      </w:pPr>
    </w:lvl>
    <w:lvl w:ilvl="3">
      <w:start w:val="1"/>
      <w:numFmt w:val="decimal"/>
      <w:lvlText w:val="%4."/>
      <w:lvlJc w:val="left"/>
      <w:pPr>
        <w:tabs>
          <w:tab w:val="num" w:pos="1343"/>
        </w:tabs>
        <w:ind w:left="1343" w:hanging="420"/>
      </w:pPr>
    </w:lvl>
    <w:lvl w:ilvl="4">
      <w:start w:val="1"/>
      <w:numFmt w:val="lowerLetter"/>
      <w:lvlText w:val="%5)"/>
      <w:lvlJc w:val="left"/>
      <w:pPr>
        <w:tabs>
          <w:tab w:val="num" w:pos="1763"/>
        </w:tabs>
        <w:ind w:left="1763" w:hanging="420"/>
      </w:pPr>
    </w:lvl>
    <w:lvl w:ilvl="5">
      <w:start w:val="1"/>
      <w:numFmt w:val="lowerRoman"/>
      <w:lvlText w:val="%6."/>
      <w:lvlJc w:val="right"/>
      <w:pPr>
        <w:tabs>
          <w:tab w:val="num" w:pos="2183"/>
        </w:tabs>
        <w:ind w:left="2183" w:hanging="420"/>
      </w:pPr>
    </w:lvl>
    <w:lvl w:ilvl="6">
      <w:start w:val="1"/>
      <w:numFmt w:val="decimal"/>
      <w:lvlText w:val="%7."/>
      <w:lvlJc w:val="left"/>
      <w:pPr>
        <w:tabs>
          <w:tab w:val="num" w:pos="2603"/>
        </w:tabs>
        <w:ind w:left="2603" w:hanging="420"/>
      </w:pPr>
    </w:lvl>
    <w:lvl w:ilvl="7">
      <w:start w:val="1"/>
      <w:numFmt w:val="lowerLetter"/>
      <w:lvlText w:val="%8)"/>
      <w:lvlJc w:val="left"/>
      <w:pPr>
        <w:tabs>
          <w:tab w:val="num" w:pos="3023"/>
        </w:tabs>
        <w:ind w:left="3023" w:hanging="420"/>
      </w:pPr>
    </w:lvl>
    <w:lvl w:ilvl="8">
      <w:start w:val="1"/>
      <w:numFmt w:val="lowerRoman"/>
      <w:lvlText w:val="%9."/>
      <w:lvlJc w:val="right"/>
      <w:pPr>
        <w:tabs>
          <w:tab w:val="num" w:pos="3443"/>
        </w:tabs>
        <w:ind w:left="3443" w:hanging="420"/>
      </w:pPr>
    </w:lvl>
  </w:abstractNum>
  <w:abstractNum w:abstractNumId="2">
    <w:nsid w:val="0016676F"/>
    <w:multiLevelType w:val="multilevel"/>
    <w:tmpl w:val="C5D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AD3E2A"/>
    <w:multiLevelType w:val="multilevel"/>
    <w:tmpl w:val="40AA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7D4AA7"/>
    <w:multiLevelType w:val="hybridMultilevel"/>
    <w:tmpl w:val="D240704E"/>
    <w:lvl w:ilvl="0" w:tplc="D0C469D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10FA0973"/>
    <w:multiLevelType w:val="hybridMultilevel"/>
    <w:tmpl w:val="72383B90"/>
    <w:lvl w:ilvl="0" w:tplc="BEAEC74E">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1563FC8"/>
    <w:multiLevelType w:val="hybridMultilevel"/>
    <w:tmpl w:val="D240704E"/>
    <w:lvl w:ilvl="0" w:tplc="D0C469D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19D3783D"/>
    <w:multiLevelType w:val="multilevel"/>
    <w:tmpl w:val="2CAC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786908"/>
    <w:multiLevelType w:val="multilevel"/>
    <w:tmpl w:val="2FA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2564E1"/>
    <w:multiLevelType w:val="hybridMultilevel"/>
    <w:tmpl w:val="72383B90"/>
    <w:lvl w:ilvl="0" w:tplc="BEAEC74E">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217C3DA6"/>
    <w:multiLevelType w:val="hybridMultilevel"/>
    <w:tmpl w:val="704809BC"/>
    <w:lvl w:ilvl="0" w:tplc="CFCECEB4">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nsid w:val="257B1650"/>
    <w:multiLevelType w:val="hybridMultilevel"/>
    <w:tmpl w:val="43B83788"/>
    <w:lvl w:ilvl="0" w:tplc="D2A22E98">
      <w:start w:val="1"/>
      <w:numFmt w:val="bullet"/>
      <w:lvlText w:val=""/>
      <w:lvlJc w:val="left"/>
      <w:pPr>
        <w:ind w:left="420" w:hanging="420"/>
      </w:pPr>
      <w:rPr>
        <w:rFonts w:ascii="Wingdings" w:hAnsi="Wingdings" w:hint="default"/>
      </w:rPr>
    </w:lvl>
    <w:lvl w:ilvl="1" w:tplc="04090019" w:tentative="1">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12">
    <w:nsid w:val="36AE664C"/>
    <w:multiLevelType w:val="multilevel"/>
    <w:tmpl w:val="A2669D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B959F2"/>
    <w:multiLevelType w:val="multilevel"/>
    <w:tmpl w:val="B6F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63545E"/>
    <w:multiLevelType w:val="multilevel"/>
    <w:tmpl w:val="CAC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0E3B6F"/>
    <w:multiLevelType w:val="hybridMultilevel"/>
    <w:tmpl w:val="5F3C1F76"/>
    <w:lvl w:ilvl="0" w:tplc="80AE0F38">
      <w:start w:val="1"/>
      <w:numFmt w:val="decimal"/>
      <w:pStyle w:val="a"/>
      <w:lvlText w:val="%1."/>
      <w:lvlJc w:val="left"/>
      <w:pPr>
        <w:tabs>
          <w:tab w:val="num" w:pos="420"/>
        </w:tabs>
        <w:ind w:left="420" w:hanging="420"/>
      </w:pPr>
      <w:rPr>
        <w:rFonts w:hint="eastAsia"/>
      </w:rPr>
    </w:lvl>
    <w:lvl w:ilvl="1" w:tplc="4178F402">
      <w:start w:val="1"/>
      <w:numFmt w:val="bullet"/>
      <w:lvlText w:val=""/>
      <w:lvlJc w:val="left"/>
      <w:pPr>
        <w:tabs>
          <w:tab w:val="num" w:pos="840"/>
        </w:tabs>
        <w:ind w:left="840" w:hanging="420"/>
      </w:pPr>
      <w:rPr>
        <w:rFonts w:ascii="Wingdings" w:hAnsi="Wingdings" w:hint="default"/>
      </w:rPr>
    </w:lvl>
    <w:lvl w:ilvl="2" w:tplc="8662E8D2">
      <w:start w:val="1"/>
      <w:numFmt w:val="bullet"/>
      <w:lvlText w:val=""/>
      <w:lvlJc w:val="left"/>
      <w:pPr>
        <w:tabs>
          <w:tab w:val="num" w:pos="1260"/>
        </w:tabs>
        <w:ind w:left="1260" w:hanging="420"/>
      </w:pPr>
      <w:rPr>
        <w:rFonts w:ascii="Wingdings" w:hAnsi="Wingdings" w:hint="default"/>
      </w:rPr>
    </w:lvl>
    <w:lvl w:ilvl="3" w:tplc="76E218D2">
      <w:start w:val="1"/>
      <w:numFmt w:val="bullet"/>
      <w:lvlText w:val=""/>
      <w:lvlJc w:val="left"/>
      <w:pPr>
        <w:tabs>
          <w:tab w:val="num" w:pos="1680"/>
        </w:tabs>
        <w:ind w:left="1680" w:hanging="420"/>
      </w:pPr>
      <w:rPr>
        <w:rFonts w:ascii="Wingdings" w:hAnsi="Wingdings" w:hint="default"/>
      </w:rPr>
    </w:lvl>
    <w:lvl w:ilvl="4" w:tplc="86F870C8" w:tentative="1">
      <w:start w:val="1"/>
      <w:numFmt w:val="lowerLetter"/>
      <w:lvlText w:val="%5)"/>
      <w:lvlJc w:val="left"/>
      <w:pPr>
        <w:tabs>
          <w:tab w:val="num" w:pos="2100"/>
        </w:tabs>
        <w:ind w:left="2100" w:hanging="420"/>
      </w:pPr>
    </w:lvl>
    <w:lvl w:ilvl="5" w:tplc="0E4AAC86" w:tentative="1">
      <w:start w:val="1"/>
      <w:numFmt w:val="lowerRoman"/>
      <w:lvlText w:val="%6."/>
      <w:lvlJc w:val="right"/>
      <w:pPr>
        <w:tabs>
          <w:tab w:val="num" w:pos="2520"/>
        </w:tabs>
        <w:ind w:left="2520" w:hanging="420"/>
      </w:pPr>
    </w:lvl>
    <w:lvl w:ilvl="6" w:tplc="307ED00C" w:tentative="1">
      <w:start w:val="1"/>
      <w:numFmt w:val="decimal"/>
      <w:lvlText w:val="%7."/>
      <w:lvlJc w:val="left"/>
      <w:pPr>
        <w:tabs>
          <w:tab w:val="num" w:pos="2940"/>
        </w:tabs>
        <w:ind w:left="2940" w:hanging="420"/>
      </w:pPr>
    </w:lvl>
    <w:lvl w:ilvl="7" w:tplc="12B4CB62" w:tentative="1">
      <w:start w:val="1"/>
      <w:numFmt w:val="lowerLetter"/>
      <w:lvlText w:val="%8)"/>
      <w:lvlJc w:val="left"/>
      <w:pPr>
        <w:tabs>
          <w:tab w:val="num" w:pos="3360"/>
        </w:tabs>
        <w:ind w:left="3360" w:hanging="420"/>
      </w:pPr>
    </w:lvl>
    <w:lvl w:ilvl="8" w:tplc="E79CFADC" w:tentative="1">
      <w:start w:val="1"/>
      <w:numFmt w:val="lowerRoman"/>
      <w:lvlText w:val="%9."/>
      <w:lvlJc w:val="right"/>
      <w:pPr>
        <w:tabs>
          <w:tab w:val="num" w:pos="3780"/>
        </w:tabs>
        <w:ind w:left="3780" w:hanging="420"/>
      </w:pPr>
    </w:lvl>
  </w:abstractNum>
  <w:abstractNum w:abstractNumId="16">
    <w:nsid w:val="457B40F6"/>
    <w:multiLevelType w:val="hybridMultilevel"/>
    <w:tmpl w:val="791CAAE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7">
    <w:nsid w:val="51F55E8D"/>
    <w:multiLevelType w:val="hybridMultilevel"/>
    <w:tmpl w:val="AEDCA4A6"/>
    <w:lvl w:ilvl="0" w:tplc="9A321E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556B361A"/>
    <w:multiLevelType w:val="hybridMultilevel"/>
    <w:tmpl w:val="BE78B322"/>
    <w:lvl w:ilvl="0" w:tplc="4A10D0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B662C42"/>
    <w:multiLevelType w:val="hybridMultilevel"/>
    <w:tmpl w:val="32A689A0"/>
    <w:lvl w:ilvl="0" w:tplc="1EA4DB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D1A7726"/>
    <w:multiLevelType w:val="multilevel"/>
    <w:tmpl w:val="19F2A672"/>
    <w:lvl w:ilvl="0">
      <w:start w:val="1"/>
      <w:numFmt w:val="upperLetter"/>
      <w:pStyle w:val="QB"/>
      <w:lvlText w:val="附录%1"/>
      <w:lvlJc w:val="left"/>
      <w:pPr>
        <w:tabs>
          <w:tab w:val="num" w:pos="425"/>
        </w:tabs>
        <w:ind w:left="0" w:firstLine="0"/>
      </w:pPr>
      <w:rPr>
        <w:rFonts w:hint="eastAsia"/>
      </w:rPr>
    </w:lvl>
    <w:lvl w:ilvl="1">
      <w:start w:val="1"/>
      <w:numFmt w:val="decimal"/>
      <w:lvlText w:val="%1.%2."/>
      <w:lvlJc w:val="left"/>
      <w:pPr>
        <w:tabs>
          <w:tab w:val="num" w:pos="567"/>
        </w:tabs>
        <w:ind w:left="567" w:hanging="992"/>
      </w:pPr>
      <w:rPr>
        <w:rFonts w:hint="eastAsia"/>
      </w:rPr>
    </w:lvl>
    <w:lvl w:ilvl="2">
      <w:start w:val="1"/>
      <w:numFmt w:val="decimal"/>
      <w:lvlText w:val="%1.%2.%3."/>
      <w:lvlJc w:val="left"/>
      <w:pPr>
        <w:tabs>
          <w:tab w:val="num" w:pos="709"/>
        </w:tabs>
        <w:ind w:left="709" w:hanging="1134"/>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nsid w:val="6031741A"/>
    <w:multiLevelType w:val="hybridMultilevel"/>
    <w:tmpl w:val="6A78E75E"/>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nsid w:val="609332DD"/>
    <w:multiLevelType w:val="multilevel"/>
    <w:tmpl w:val="0E7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1B10D49"/>
    <w:multiLevelType w:val="multilevel"/>
    <w:tmpl w:val="A57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4A66CA"/>
    <w:multiLevelType w:val="hybridMultilevel"/>
    <w:tmpl w:val="D506DF14"/>
    <w:lvl w:ilvl="0" w:tplc="94BEBAE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72114ED4"/>
    <w:multiLevelType w:val="multilevel"/>
    <w:tmpl w:val="52CCAD1A"/>
    <w:lvl w:ilvl="0">
      <w:start w:val="1"/>
      <w:numFmt w:val="decimal"/>
      <w:pStyle w:val="1"/>
      <w:lvlText w:val="%1."/>
      <w:lvlJc w:val="left"/>
      <w:pPr>
        <w:tabs>
          <w:tab w:val="num" w:pos="425"/>
        </w:tabs>
        <w:ind w:left="425" w:hanging="425"/>
      </w:pPr>
      <w:rPr>
        <w:rFonts w:ascii="Times New Roman" w:eastAsia="黑体" w:hAnsi="Times New Roman" w:hint="default"/>
        <w:sz w:val="21"/>
      </w:rPr>
    </w:lvl>
    <w:lvl w:ilvl="1">
      <w:start w:val="1"/>
      <w:numFmt w:val="decimal"/>
      <w:pStyle w:val="QB2"/>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QB5"/>
      <w:lvlText w:val="%1.%2.%3.%4.%5."/>
      <w:lvlJc w:val="left"/>
      <w:pPr>
        <w:tabs>
          <w:tab w:val="num" w:pos="992"/>
        </w:tabs>
        <w:ind w:left="992" w:hanging="992"/>
      </w:pPr>
      <w:rPr>
        <w:rFonts w:hint="eastAsia"/>
      </w:rPr>
    </w:lvl>
    <w:lvl w:ilvl="5">
      <w:start w:val="1"/>
      <w:numFmt w:val="decimal"/>
      <w:pStyle w:val="QB6"/>
      <w:lvlText w:val="%1.%2.%3.%4.%5.%6."/>
      <w:lvlJc w:val="left"/>
      <w:pPr>
        <w:tabs>
          <w:tab w:val="num" w:pos="1134"/>
        </w:tabs>
        <w:ind w:left="1134" w:hanging="1134"/>
      </w:pPr>
      <w:rPr>
        <w:rFonts w:hint="eastAsia"/>
      </w:rPr>
    </w:lvl>
    <w:lvl w:ilvl="6">
      <w:start w:val="1"/>
      <w:numFmt w:val="decimal"/>
      <w:lvlRestart w:val="1"/>
      <w:pStyle w:val="QB0"/>
      <w:suff w:val="space"/>
      <w:lvlText w:val="图%1.%7"/>
      <w:lvlJc w:val="left"/>
      <w:pPr>
        <w:ind w:left="1276" w:hanging="1276"/>
      </w:pPr>
      <w:rPr>
        <w:rFonts w:hAnsi="Times New Roman" w:cs="Times New Roman" w:hint="eastAsia"/>
        <w:b w:val="0"/>
        <w:bCs w:val="0"/>
        <w:i w:val="0"/>
        <w:iCs w:val="0"/>
        <w:caps w:val="0"/>
        <w:smallCaps w:val="0"/>
        <w:strike w:val="0"/>
        <w:dstrike w:val="0"/>
        <w:noProof w:val="0"/>
        <w:vanish w:val="0"/>
        <w:spacing w:val="0"/>
        <w:kern w:val="0"/>
        <w:position w:val="0"/>
        <w:u w:val="none"/>
        <w:vertAlign w:val="baseline"/>
        <w:em w:val="none"/>
      </w:rPr>
    </w:lvl>
    <w:lvl w:ilvl="7">
      <w:start w:val="1"/>
      <w:numFmt w:val="decimal"/>
      <w:lvlRestart w:val="1"/>
      <w:pStyle w:val="QB1"/>
      <w:suff w:val="space"/>
      <w:lvlText w:val="图%1-%8"/>
      <w:lvlJc w:val="left"/>
      <w:pPr>
        <w:ind w:left="1276" w:hanging="1276"/>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nsid w:val="76DD5BC8"/>
    <w:multiLevelType w:val="multilevel"/>
    <w:tmpl w:val="8EF6FB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777463A3"/>
    <w:multiLevelType w:val="hybridMultilevel"/>
    <w:tmpl w:val="17740EB0"/>
    <w:lvl w:ilvl="0" w:tplc="603A066E">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25"/>
  </w:num>
  <w:num w:numId="2">
    <w:abstractNumId w:val="20"/>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num>
  <w:num w:numId="6">
    <w:abstractNumId w:val="25"/>
  </w:num>
  <w:num w:numId="7">
    <w:abstractNumId w:val="15"/>
  </w:num>
  <w:num w:numId="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5"/>
  </w:num>
  <w:num w:numId="10">
    <w:abstractNumId w:val="25"/>
  </w:num>
  <w:num w:numId="11">
    <w:abstractNumId w:val="25"/>
  </w:num>
  <w:num w:numId="12">
    <w:abstractNumId w:val="25"/>
  </w:num>
  <w:num w:numId="13">
    <w:abstractNumId w:val="5"/>
  </w:num>
  <w:num w:numId="14">
    <w:abstractNumId w:val="9"/>
  </w:num>
  <w:num w:numId="15">
    <w:abstractNumId w:val="18"/>
  </w:num>
  <w:num w:numId="16">
    <w:abstractNumId w:val="25"/>
  </w:num>
  <w:num w:numId="17">
    <w:abstractNumId w:val="25"/>
  </w:num>
  <w:num w:numId="18">
    <w:abstractNumId w:val="25"/>
  </w:num>
  <w:num w:numId="19">
    <w:abstractNumId w:val="21"/>
  </w:num>
  <w:num w:numId="20">
    <w:abstractNumId w:val="16"/>
  </w:num>
  <w:num w:numId="21">
    <w:abstractNumId w:val="25"/>
  </w:num>
  <w:num w:numId="22">
    <w:abstractNumId w:val="25"/>
  </w:num>
  <w:num w:numId="23">
    <w:abstractNumId w:val="24"/>
  </w:num>
  <w:num w:numId="24">
    <w:abstractNumId w:val="25"/>
  </w:num>
  <w:num w:numId="25">
    <w:abstractNumId w:val="25"/>
  </w:num>
  <w:num w:numId="26">
    <w:abstractNumId w:val="8"/>
  </w:num>
  <w:num w:numId="27">
    <w:abstractNumId w:val="3"/>
  </w:num>
  <w:num w:numId="28">
    <w:abstractNumId w:val="23"/>
  </w:num>
  <w:num w:numId="29">
    <w:abstractNumId w:val="7"/>
  </w:num>
  <w:num w:numId="30">
    <w:abstractNumId w:val="2"/>
  </w:num>
  <w:num w:numId="31">
    <w:abstractNumId w:val="22"/>
  </w:num>
  <w:num w:numId="32">
    <w:abstractNumId w:val="14"/>
  </w:num>
  <w:num w:numId="33">
    <w:abstractNumId w:val="13"/>
  </w:num>
  <w:num w:numId="34">
    <w:abstractNumId w:val="26"/>
  </w:num>
  <w:num w:numId="35">
    <w:abstractNumId w:val="19"/>
  </w:num>
  <w:num w:numId="36">
    <w:abstractNumId w:val="6"/>
  </w:num>
  <w:num w:numId="37">
    <w:abstractNumId w:val="10"/>
  </w:num>
  <w:num w:numId="38">
    <w:abstractNumId w:val="27"/>
  </w:num>
  <w:num w:numId="39">
    <w:abstractNumId w:val="12"/>
  </w:num>
  <w:num w:numId="40">
    <w:abstractNumId w:val="4"/>
  </w:num>
  <w:num w:numId="41">
    <w:abstractNumId w:val="25"/>
  </w:num>
  <w:num w:numId="42">
    <w:abstractNumId w:val="25"/>
  </w:num>
  <w:num w:numId="43">
    <w:abstractNumId w:val="17"/>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SpellingErrors/>
  <w:activeWritingStyle w:appName="MSWord" w:lang="en-US" w:vendorID="64" w:dllVersion="131078" w:nlCheck="1" w:checkStyle="1"/>
  <w:activeWritingStyle w:appName="MSWord" w:lang="zh-CN" w:vendorID="64" w:dllVersion="131077" w:nlCheck="1" w:checkStyle="1"/>
  <w:stylePaneFormatFilter w:val="3F01"/>
  <w:defaultTabStop w:val="420"/>
  <w:drawingGridVerticalSpacing w:val="156"/>
  <w:displayHorizontalDrawingGridEvery w:val="0"/>
  <w:displayVerticalDrawingGridEvery w:val="2"/>
  <w:characterSpacingControl w:val="compressPunctuation"/>
  <w:hdrShapeDefaults>
    <o:shapedefaults v:ext="edit" spidmax="1034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535EB"/>
    <w:rsid w:val="00000A9A"/>
    <w:rsid w:val="00000B2F"/>
    <w:rsid w:val="00000C0A"/>
    <w:rsid w:val="00001F89"/>
    <w:rsid w:val="00003BD7"/>
    <w:rsid w:val="00004756"/>
    <w:rsid w:val="00004A8F"/>
    <w:rsid w:val="00004E27"/>
    <w:rsid w:val="00004EA0"/>
    <w:rsid w:val="000050D5"/>
    <w:rsid w:val="000055C3"/>
    <w:rsid w:val="0000594D"/>
    <w:rsid w:val="0000597A"/>
    <w:rsid w:val="00005F3A"/>
    <w:rsid w:val="00006219"/>
    <w:rsid w:val="0000648A"/>
    <w:rsid w:val="00006751"/>
    <w:rsid w:val="00006FC3"/>
    <w:rsid w:val="00007533"/>
    <w:rsid w:val="00007DFE"/>
    <w:rsid w:val="0001079D"/>
    <w:rsid w:val="00010B10"/>
    <w:rsid w:val="00010B37"/>
    <w:rsid w:val="00010F76"/>
    <w:rsid w:val="000113D9"/>
    <w:rsid w:val="00011744"/>
    <w:rsid w:val="000124A8"/>
    <w:rsid w:val="0001271B"/>
    <w:rsid w:val="00012772"/>
    <w:rsid w:val="00012AC6"/>
    <w:rsid w:val="0001301C"/>
    <w:rsid w:val="000135CC"/>
    <w:rsid w:val="0001396E"/>
    <w:rsid w:val="000139D0"/>
    <w:rsid w:val="00013ED1"/>
    <w:rsid w:val="0001474E"/>
    <w:rsid w:val="0001484D"/>
    <w:rsid w:val="00014851"/>
    <w:rsid w:val="000149CD"/>
    <w:rsid w:val="00015604"/>
    <w:rsid w:val="0001594B"/>
    <w:rsid w:val="00015F13"/>
    <w:rsid w:val="00016CB0"/>
    <w:rsid w:val="00016CCD"/>
    <w:rsid w:val="00016F9D"/>
    <w:rsid w:val="000170A9"/>
    <w:rsid w:val="0001790A"/>
    <w:rsid w:val="00017962"/>
    <w:rsid w:val="00020172"/>
    <w:rsid w:val="000204DF"/>
    <w:rsid w:val="00020DBD"/>
    <w:rsid w:val="000210D2"/>
    <w:rsid w:val="00021453"/>
    <w:rsid w:val="00021589"/>
    <w:rsid w:val="000217BB"/>
    <w:rsid w:val="00021A9B"/>
    <w:rsid w:val="000222AB"/>
    <w:rsid w:val="000225A7"/>
    <w:rsid w:val="00022862"/>
    <w:rsid w:val="0002365E"/>
    <w:rsid w:val="00024298"/>
    <w:rsid w:val="00024B03"/>
    <w:rsid w:val="0002546B"/>
    <w:rsid w:val="00025500"/>
    <w:rsid w:val="000256E0"/>
    <w:rsid w:val="0002595F"/>
    <w:rsid w:val="00025AA7"/>
    <w:rsid w:val="00025C3E"/>
    <w:rsid w:val="000266BA"/>
    <w:rsid w:val="000268A2"/>
    <w:rsid w:val="000268DB"/>
    <w:rsid w:val="0002760A"/>
    <w:rsid w:val="00027E7A"/>
    <w:rsid w:val="00030259"/>
    <w:rsid w:val="00030509"/>
    <w:rsid w:val="000309F8"/>
    <w:rsid w:val="0003188B"/>
    <w:rsid w:val="000321C6"/>
    <w:rsid w:val="000322D7"/>
    <w:rsid w:val="0003264D"/>
    <w:rsid w:val="00032787"/>
    <w:rsid w:val="000330F4"/>
    <w:rsid w:val="000334DC"/>
    <w:rsid w:val="0003362C"/>
    <w:rsid w:val="000342A2"/>
    <w:rsid w:val="0003441E"/>
    <w:rsid w:val="000344A1"/>
    <w:rsid w:val="00034C5B"/>
    <w:rsid w:val="00034D3A"/>
    <w:rsid w:val="000352CD"/>
    <w:rsid w:val="00035497"/>
    <w:rsid w:val="00035E22"/>
    <w:rsid w:val="00035F80"/>
    <w:rsid w:val="000361C5"/>
    <w:rsid w:val="00037B7E"/>
    <w:rsid w:val="00037C99"/>
    <w:rsid w:val="0004025C"/>
    <w:rsid w:val="00040B0A"/>
    <w:rsid w:val="00040B55"/>
    <w:rsid w:val="00040B5A"/>
    <w:rsid w:val="000415D7"/>
    <w:rsid w:val="00041A17"/>
    <w:rsid w:val="00041C24"/>
    <w:rsid w:val="0004229D"/>
    <w:rsid w:val="00042359"/>
    <w:rsid w:val="0004262E"/>
    <w:rsid w:val="00042786"/>
    <w:rsid w:val="000427B5"/>
    <w:rsid w:val="000429E0"/>
    <w:rsid w:val="00042F0C"/>
    <w:rsid w:val="00043389"/>
    <w:rsid w:val="000438C9"/>
    <w:rsid w:val="0004399C"/>
    <w:rsid w:val="00043DB2"/>
    <w:rsid w:val="0004408F"/>
    <w:rsid w:val="00044106"/>
    <w:rsid w:val="00044AE1"/>
    <w:rsid w:val="00044D5B"/>
    <w:rsid w:val="0004544D"/>
    <w:rsid w:val="0004588A"/>
    <w:rsid w:val="00045B7D"/>
    <w:rsid w:val="00046086"/>
    <w:rsid w:val="00046AB1"/>
    <w:rsid w:val="000473C6"/>
    <w:rsid w:val="000475AF"/>
    <w:rsid w:val="00047B84"/>
    <w:rsid w:val="00047BE3"/>
    <w:rsid w:val="00050042"/>
    <w:rsid w:val="00050790"/>
    <w:rsid w:val="000507D8"/>
    <w:rsid w:val="00050824"/>
    <w:rsid w:val="000508D7"/>
    <w:rsid w:val="00051742"/>
    <w:rsid w:val="00051C28"/>
    <w:rsid w:val="00051C2D"/>
    <w:rsid w:val="00051F07"/>
    <w:rsid w:val="00052323"/>
    <w:rsid w:val="000523E0"/>
    <w:rsid w:val="00052CDA"/>
    <w:rsid w:val="00052D49"/>
    <w:rsid w:val="0005327C"/>
    <w:rsid w:val="000535C0"/>
    <w:rsid w:val="0005395F"/>
    <w:rsid w:val="00053C86"/>
    <w:rsid w:val="0005408C"/>
    <w:rsid w:val="00054A11"/>
    <w:rsid w:val="000566F9"/>
    <w:rsid w:val="0005710B"/>
    <w:rsid w:val="00057161"/>
    <w:rsid w:val="0005783C"/>
    <w:rsid w:val="00057976"/>
    <w:rsid w:val="000600C8"/>
    <w:rsid w:val="0006182A"/>
    <w:rsid w:val="000624EA"/>
    <w:rsid w:val="00062EB0"/>
    <w:rsid w:val="00062F20"/>
    <w:rsid w:val="000632BB"/>
    <w:rsid w:val="00063B99"/>
    <w:rsid w:val="00064F65"/>
    <w:rsid w:val="00065089"/>
    <w:rsid w:val="00065DA8"/>
    <w:rsid w:val="00066C4B"/>
    <w:rsid w:val="00066FC6"/>
    <w:rsid w:val="0006731A"/>
    <w:rsid w:val="0006741D"/>
    <w:rsid w:val="000676D6"/>
    <w:rsid w:val="00067BF0"/>
    <w:rsid w:val="000701CC"/>
    <w:rsid w:val="00070286"/>
    <w:rsid w:val="0007038E"/>
    <w:rsid w:val="000710D8"/>
    <w:rsid w:val="000713BD"/>
    <w:rsid w:val="00071DA0"/>
    <w:rsid w:val="000720CB"/>
    <w:rsid w:val="00072695"/>
    <w:rsid w:val="000727F2"/>
    <w:rsid w:val="00072828"/>
    <w:rsid w:val="000729A6"/>
    <w:rsid w:val="00072ABE"/>
    <w:rsid w:val="00073637"/>
    <w:rsid w:val="0007386B"/>
    <w:rsid w:val="00073ACB"/>
    <w:rsid w:val="00073D2A"/>
    <w:rsid w:val="0007427D"/>
    <w:rsid w:val="000742BB"/>
    <w:rsid w:val="00074AB1"/>
    <w:rsid w:val="00074CD7"/>
    <w:rsid w:val="00074CF1"/>
    <w:rsid w:val="00074DDC"/>
    <w:rsid w:val="00075A5B"/>
    <w:rsid w:val="00075A71"/>
    <w:rsid w:val="00075AAE"/>
    <w:rsid w:val="00075BFF"/>
    <w:rsid w:val="000760FA"/>
    <w:rsid w:val="0007653C"/>
    <w:rsid w:val="00076637"/>
    <w:rsid w:val="0007669E"/>
    <w:rsid w:val="00076E95"/>
    <w:rsid w:val="00077142"/>
    <w:rsid w:val="0007725D"/>
    <w:rsid w:val="00077661"/>
    <w:rsid w:val="00077A3D"/>
    <w:rsid w:val="00077FBF"/>
    <w:rsid w:val="000807A6"/>
    <w:rsid w:val="00080999"/>
    <w:rsid w:val="00081657"/>
    <w:rsid w:val="000818D7"/>
    <w:rsid w:val="000818FE"/>
    <w:rsid w:val="00081BD3"/>
    <w:rsid w:val="00081F0C"/>
    <w:rsid w:val="000825E0"/>
    <w:rsid w:val="00082607"/>
    <w:rsid w:val="000828C0"/>
    <w:rsid w:val="00083DC0"/>
    <w:rsid w:val="00083F0C"/>
    <w:rsid w:val="000841E6"/>
    <w:rsid w:val="00084731"/>
    <w:rsid w:val="00085F12"/>
    <w:rsid w:val="00086567"/>
    <w:rsid w:val="000865D2"/>
    <w:rsid w:val="00086A49"/>
    <w:rsid w:val="00087492"/>
    <w:rsid w:val="00087D3D"/>
    <w:rsid w:val="00087EE9"/>
    <w:rsid w:val="0009028E"/>
    <w:rsid w:val="00090560"/>
    <w:rsid w:val="00090B4A"/>
    <w:rsid w:val="00090DE7"/>
    <w:rsid w:val="00090EBE"/>
    <w:rsid w:val="00091031"/>
    <w:rsid w:val="000911BD"/>
    <w:rsid w:val="0009194F"/>
    <w:rsid w:val="00091E5E"/>
    <w:rsid w:val="00091F98"/>
    <w:rsid w:val="0009253E"/>
    <w:rsid w:val="00092B42"/>
    <w:rsid w:val="00093203"/>
    <w:rsid w:val="00093313"/>
    <w:rsid w:val="000933E0"/>
    <w:rsid w:val="00093B54"/>
    <w:rsid w:val="00093D21"/>
    <w:rsid w:val="00093E09"/>
    <w:rsid w:val="00093EA1"/>
    <w:rsid w:val="00093EC1"/>
    <w:rsid w:val="00094015"/>
    <w:rsid w:val="0009442F"/>
    <w:rsid w:val="000944B9"/>
    <w:rsid w:val="00094812"/>
    <w:rsid w:val="00094BD6"/>
    <w:rsid w:val="0009547A"/>
    <w:rsid w:val="0009581E"/>
    <w:rsid w:val="0009590B"/>
    <w:rsid w:val="0009757C"/>
    <w:rsid w:val="0009767D"/>
    <w:rsid w:val="000A0101"/>
    <w:rsid w:val="000A0278"/>
    <w:rsid w:val="000A06E0"/>
    <w:rsid w:val="000A0DEE"/>
    <w:rsid w:val="000A1171"/>
    <w:rsid w:val="000A19F0"/>
    <w:rsid w:val="000A20B4"/>
    <w:rsid w:val="000A2163"/>
    <w:rsid w:val="000A28B7"/>
    <w:rsid w:val="000A2BD8"/>
    <w:rsid w:val="000A373C"/>
    <w:rsid w:val="000A3CEF"/>
    <w:rsid w:val="000A4043"/>
    <w:rsid w:val="000A43B6"/>
    <w:rsid w:val="000A4D5A"/>
    <w:rsid w:val="000A61DE"/>
    <w:rsid w:val="000A6321"/>
    <w:rsid w:val="000B0691"/>
    <w:rsid w:val="000B07D2"/>
    <w:rsid w:val="000B0831"/>
    <w:rsid w:val="000B0F94"/>
    <w:rsid w:val="000B13C7"/>
    <w:rsid w:val="000B1768"/>
    <w:rsid w:val="000B1D15"/>
    <w:rsid w:val="000B2212"/>
    <w:rsid w:val="000B2250"/>
    <w:rsid w:val="000B22B2"/>
    <w:rsid w:val="000B2E8F"/>
    <w:rsid w:val="000B30C2"/>
    <w:rsid w:val="000B30DC"/>
    <w:rsid w:val="000B3265"/>
    <w:rsid w:val="000B3326"/>
    <w:rsid w:val="000B38FB"/>
    <w:rsid w:val="000B3A8C"/>
    <w:rsid w:val="000B3AC9"/>
    <w:rsid w:val="000B3ED7"/>
    <w:rsid w:val="000B45B1"/>
    <w:rsid w:val="000B48E1"/>
    <w:rsid w:val="000B4B19"/>
    <w:rsid w:val="000B4EE3"/>
    <w:rsid w:val="000B5044"/>
    <w:rsid w:val="000B5125"/>
    <w:rsid w:val="000B62C8"/>
    <w:rsid w:val="000B694D"/>
    <w:rsid w:val="000B6D53"/>
    <w:rsid w:val="000B7841"/>
    <w:rsid w:val="000B7D6A"/>
    <w:rsid w:val="000B7F7E"/>
    <w:rsid w:val="000C0408"/>
    <w:rsid w:val="000C0932"/>
    <w:rsid w:val="000C1133"/>
    <w:rsid w:val="000C1777"/>
    <w:rsid w:val="000C183C"/>
    <w:rsid w:val="000C1888"/>
    <w:rsid w:val="000C18EB"/>
    <w:rsid w:val="000C1C92"/>
    <w:rsid w:val="000C2264"/>
    <w:rsid w:val="000C2301"/>
    <w:rsid w:val="000C23A4"/>
    <w:rsid w:val="000C243C"/>
    <w:rsid w:val="000C2741"/>
    <w:rsid w:val="000C2FA6"/>
    <w:rsid w:val="000C3A94"/>
    <w:rsid w:val="000C4374"/>
    <w:rsid w:val="000C4D71"/>
    <w:rsid w:val="000C50F9"/>
    <w:rsid w:val="000C5161"/>
    <w:rsid w:val="000C5BB6"/>
    <w:rsid w:val="000C5FEC"/>
    <w:rsid w:val="000C64CB"/>
    <w:rsid w:val="000C77B7"/>
    <w:rsid w:val="000C7925"/>
    <w:rsid w:val="000C7F83"/>
    <w:rsid w:val="000D06F1"/>
    <w:rsid w:val="000D10B0"/>
    <w:rsid w:val="000D13C6"/>
    <w:rsid w:val="000D1474"/>
    <w:rsid w:val="000D1D7F"/>
    <w:rsid w:val="000D32D8"/>
    <w:rsid w:val="000D3510"/>
    <w:rsid w:val="000D378C"/>
    <w:rsid w:val="000D37E5"/>
    <w:rsid w:val="000D3BB6"/>
    <w:rsid w:val="000D3FCB"/>
    <w:rsid w:val="000D4BE3"/>
    <w:rsid w:val="000D4D43"/>
    <w:rsid w:val="000D4DAA"/>
    <w:rsid w:val="000D4E78"/>
    <w:rsid w:val="000D5343"/>
    <w:rsid w:val="000D53DB"/>
    <w:rsid w:val="000D5F74"/>
    <w:rsid w:val="000D5F9C"/>
    <w:rsid w:val="000D5FFE"/>
    <w:rsid w:val="000D62EA"/>
    <w:rsid w:val="000D71D0"/>
    <w:rsid w:val="000D796B"/>
    <w:rsid w:val="000D796F"/>
    <w:rsid w:val="000D7976"/>
    <w:rsid w:val="000D79E3"/>
    <w:rsid w:val="000D7DE8"/>
    <w:rsid w:val="000D7F0C"/>
    <w:rsid w:val="000E075F"/>
    <w:rsid w:val="000E083C"/>
    <w:rsid w:val="000E0A36"/>
    <w:rsid w:val="000E1BED"/>
    <w:rsid w:val="000E22E6"/>
    <w:rsid w:val="000E2570"/>
    <w:rsid w:val="000E2A0D"/>
    <w:rsid w:val="000E2A80"/>
    <w:rsid w:val="000E2E70"/>
    <w:rsid w:val="000E3590"/>
    <w:rsid w:val="000E37CC"/>
    <w:rsid w:val="000E3825"/>
    <w:rsid w:val="000E396E"/>
    <w:rsid w:val="000E42C8"/>
    <w:rsid w:val="000E479B"/>
    <w:rsid w:val="000E49E1"/>
    <w:rsid w:val="000E4A25"/>
    <w:rsid w:val="000E4D85"/>
    <w:rsid w:val="000E4E0C"/>
    <w:rsid w:val="000E5265"/>
    <w:rsid w:val="000E5317"/>
    <w:rsid w:val="000E5A52"/>
    <w:rsid w:val="000E5AA1"/>
    <w:rsid w:val="000E5B57"/>
    <w:rsid w:val="000E60C4"/>
    <w:rsid w:val="000E6A47"/>
    <w:rsid w:val="000E73F8"/>
    <w:rsid w:val="000E768B"/>
    <w:rsid w:val="000E7983"/>
    <w:rsid w:val="000F0323"/>
    <w:rsid w:val="000F0572"/>
    <w:rsid w:val="000F0A03"/>
    <w:rsid w:val="000F1358"/>
    <w:rsid w:val="000F1A29"/>
    <w:rsid w:val="000F2202"/>
    <w:rsid w:val="000F231B"/>
    <w:rsid w:val="000F2D0A"/>
    <w:rsid w:val="000F2E96"/>
    <w:rsid w:val="000F3289"/>
    <w:rsid w:val="000F46CF"/>
    <w:rsid w:val="000F4E08"/>
    <w:rsid w:val="000F5A0F"/>
    <w:rsid w:val="000F6242"/>
    <w:rsid w:val="000F64BC"/>
    <w:rsid w:val="000F6981"/>
    <w:rsid w:val="000F6EBF"/>
    <w:rsid w:val="000F7271"/>
    <w:rsid w:val="000F7BE7"/>
    <w:rsid w:val="0010095B"/>
    <w:rsid w:val="00101082"/>
    <w:rsid w:val="0010133B"/>
    <w:rsid w:val="0010186A"/>
    <w:rsid w:val="001018EA"/>
    <w:rsid w:val="00101C33"/>
    <w:rsid w:val="00101EFC"/>
    <w:rsid w:val="001020A6"/>
    <w:rsid w:val="0010232F"/>
    <w:rsid w:val="00102CDE"/>
    <w:rsid w:val="001031C0"/>
    <w:rsid w:val="00104049"/>
    <w:rsid w:val="001040B5"/>
    <w:rsid w:val="00104550"/>
    <w:rsid w:val="00104D0B"/>
    <w:rsid w:val="00105175"/>
    <w:rsid w:val="00105241"/>
    <w:rsid w:val="0010557A"/>
    <w:rsid w:val="00105D74"/>
    <w:rsid w:val="00106EEF"/>
    <w:rsid w:val="001071FC"/>
    <w:rsid w:val="00107475"/>
    <w:rsid w:val="00107F51"/>
    <w:rsid w:val="00110484"/>
    <w:rsid w:val="00110D6F"/>
    <w:rsid w:val="00110E67"/>
    <w:rsid w:val="00110EEE"/>
    <w:rsid w:val="00111500"/>
    <w:rsid w:val="0011180F"/>
    <w:rsid w:val="00111926"/>
    <w:rsid w:val="00111A13"/>
    <w:rsid w:val="00111C32"/>
    <w:rsid w:val="0011281B"/>
    <w:rsid w:val="00112A09"/>
    <w:rsid w:val="001132D2"/>
    <w:rsid w:val="00113375"/>
    <w:rsid w:val="001139E4"/>
    <w:rsid w:val="00113A4A"/>
    <w:rsid w:val="00114208"/>
    <w:rsid w:val="00114A85"/>
    <w:rsid w:val="00114BE1"/>
    <w:rsid w:val="00114E30"/>
    <w:rsid w:val="00115B2D"/>
    <w:rsid w:val="001163DA"/>
    <w:rsid w:val="00117026"/>
    <w:rsid w:val="001176AA"/>
    <w:rsid w:val="00117837"/>
    <w:rsid w:val="0012002C"/>
    <w:rsid w:val="0012016B"/>
    <w:rsid w:val="0012036B"/>
    <w:rsid w:val="00120A77"/>
    <w:rsid w:val="00121086"/>
    <w:rsid w:val="0012181A"/>
    <w:rsid w:val="001227F1"/>
    <w:rsid w:val="00122D2A"/>
    <w:rsid w:val="0012304C"/>
    <w:rsid w:val="00123D47"/>
    <w:rsid w:val="0012415D"/>
    <w:rsid w:val="00124725"/>
    <w:rsid w:val="00124750"/>
    <w:rsid w:val="00124813"/>
    <w:rsid w:val="0012632C"/>
    <w:rsid w:val="0012644F"/>
    <w:rsid w:val="00127DA6"/>
    <w:rsid w:val="00127E58"/>
    <w:rsid w:val="00127E7D"/>
    <w:rsid w:val="001303FA"/>
    <w:rsid w:val="00130F21"/>
    <w:rsid w:val="00131EBE"/>
    <w:rsid w:val="00131ECB"/>
    <w:rsid w:val="00132033"/>
    <w:rsid w:val="00132A7E"/>
    <w:rsid w:val="00132DC0"/>
    <w:rsid w:val="00133C25"/>
    <w:rsid w:val="00133F15"/>
    <w:rsid w:val="00134221"/>
    <w:rsid w:val="001343DC"/>
    <w:rsid w:val="0013468A"/>
    <w:rsid w:val="00134A80"/>
    <w:rsid w:val="00136088"/>
    <w:rsid w:val="0013628F"/>
    <w:rsid w:val="00137121"/>
    <w:rsid w:val="001371E2"/>
    <w:rsid w:val="001375F2"/>
    <w:rsid w:val="00137750"/>
    <w:rsid w:val="00137A68"/>
    <w:rsid w:val="00140F96"/>
    <w:rsid w:val="00141043"/>
    <w:rsid w:val="001410BD"/>
    <w:rsid w:val="0014209B"/>
    <w:rsid w:val="0014237A"/>
    <w:rsid w:val="00142676"/>
    <w:rsid w:val="001428A9"/>
    <w:rsid w:val="00142AD9"/>
    <w:rsid w:val="00143319"/>
    <w:rsid w:val="001437B4"/>
    <w:rsid w:val="00143C58"/>
    <w:rsid w:val="0014400B"/>
    <w:rsid w:val="00144272"/>
    <w:rsid w:val="001444B7"/>
    <w:rsid w:val="001449C7"/>
    <w:rsid w:val="00144CDF"/>
    <w:rsid w:val="0014623F"/>
    <w:rsid w:val="00146EEF"/>
    <w:rsid w:val="00147010"/>
    <w:rsid w:val="0014733C"/>
    <w:rsid w:val="00147999"/>
    <w:rsid w:val="00147A99"/>
    <w:rsid w:val="00147B3C"/>
    <w:rsid w:val="00147D06"/>
    <w:rsid w:val="00150089"/>
    <w:rsid w:val="001502EC"/>
    <w:rsid w:val="00150996"/>
    <w:rsid w:val="00150E94"/>
    <w:rsid w:val="00150EAE"/>
    <w:rsid w:val="001516AB"/>
    <w:rsid w:val="001516F5"/>
    <w:rsid w:val="00151EDD"/>
    <w:rsid w:val="001520C7"/>
    <w:rsid w:val="001526A7"/>
    <w:rsid w:val="0015275D"/>
    <w:rsid w:val="00152A30"/>
    <w:rsid w:val="00152A4B"/>
    <w:rsid w:val="00152F0F"/>
    <w:rsid w:val="0015338A"/>
    <w:rsid w:val="001535F1"/>
    <w:rsid w:val="001538CA"/>
    <w:rsid w:val="00153BF8"/>
    <w:rsid w:val="00153E28"/>
    <w:rsid w:val="00153EE8"/>
    <w:rsid w:val="00155139"/>
    <w:rsid w:val="0015519E"/>
    <w:rsid w:val="001553C4"/>
    <w:rsid w:val="00155660"/>
    <w:rsid w:val="00155C4D"/>
    <w:rsid w:val="00155E58"/>
    <w:rsid w:val="001562C7"/>
    <w:rsid w:val="001569FE"/>
    <w:rsid w:val="00156C40"/>
    <w:rsid w:val="00156E18"/>
    <w:rsid w:val="0015783F"/>
    <w:rsid w:val="001578E6"/>
    <w:rsid w:val="00160006"/>
    <w:rsid w:val="0016072C"/>
    <w:rsid w:val="00160F30"/>
    <w:rsid w:val="00161C91"/>
    <w:rsid w:val="00162EF6"/>
    <w:rsid w:val="00163706"/>
    <w:rsid w:val="00164220"/>
    <w:rsid w:val="00164757"/>
    <w:rsid w:val="00164954"/>
    <w:rsid w:val="001649FB"/>
    <w:rsid w:val="00164EC9"/>
    <w:rsid w:val="00165252"/>
    <w:rsid w:val="00165281"/>
    <w:rsid w:val="00165806"/>
    <w:rsid w:val="0016590E"/>
    <w:rsid w:val="00165A20"/>
    <w:rsid w:val="00166382"/>
    <w:rsid w:val="00166417"/>
    <w:rsid w:val="001665B0"/>
    <w:rsid w:val="001665CC"/>
    <w:rsid w:val="00166C76"/>
    <w:rsid w:val="001677EE"/>
    <w:rsid w:val="00167B40"/>
    <w:rsid w:val="00167BAD"/>
    <w:rsid w:val="00167CD5"/>
    <w:rsid w:val="00170A5F"/>
    <w:rsid w:val="00170C32"/>
    <w:rsid w:val="0017139A"/>
    <w:rsid w:val="0017147D"/>
    <w:rsid w:val="001718AB"/>
    <w:rsid w:val="00172B3E"/>
    <w:rsid w:val="00172C1F"/>
    <w:rsid w:val="00172DD7"/>
    <w:rsid w:val="00173E90"/>
    <w:rsid w:val="00174694"/>
    <w:rsid w:val="00174C16"/>
    <w:rsid w:val="0017609B"/>
    <w:rsid w:val="0017651A"/>
    <w:rsid w:val="0017677B"/>
    <w:rsid w:val="00177792"/>
    <w:rsid w:val="00177AB9"/>
    <w:rsid w:val="00177EDE"/>
    <w:rsid w:val="00180140"/>
    <w:rsid w:val="00180156"/>
    <w:rsid w:val="00180856"/>
    <w:rsid w:val="00180956"/>
    <w:rsid w:val="00181011"/>
    <w:rsid w:val="0018107F"/>
    <w:rsid w:val="0018134C"/>
    <w:rsid w:val="00182273"/>
    <w:rsid w:val="00182C2C"/>
    <w:rsid w:val="00182F18"/>
    <w:rsid w:val="001833C8"/>
    <w:rsid w:val="00183848"/>
    <w:rsid w:val="00183FE6"/>
    <w:rsid w:val="00184001"/>
    <w:rsid w:val="001851B0"/>
    <w:rsid w:val="001853AE"/>
    <w:rsid w:val="00185D17"/>
    <w:rsid w:val="00185E2B"/>
    <w:rsid w:val="001867CB"/>
    <w:rsid w:val="00187AAA"/>
    <w:rsid w:val="00187B3D"/>
    <w:rsid w:val="00187DE1"/>
    <w:rsid w:val="00187F5C"/>
    <w:rsid w:val="00187FE7"/>
    <w:rsid w:val="00187FF2"/>
    <w:rsid w:val="001900AF"/>
    <w:rsid w:val="00191F26"/>
    <w:rsid w:val="001923AC"/>
    <w:rsid w:val="001926AA"/>
    <w:rsid w:val="00192848"/>
    <w:rsid w:val="0019285F"/>
    <w:rsid w:val="00192A2A"/>
    <w:rsid w:val="00193043"/>
    <w:rsid w:val="00193F44"/>
    <w:rsid w:val="00194EB9"/>
    <w:rsid w:val="00195533"/>
    <w:rsid w:val="001955BE"/>
    <w:rsid w:val="001956DE"/>
    <w:rsid w:val="00196BB4"/>
    <w:rsid w:val="001973A3"/>
    <w:rsid w:val="00197B23"/>
    <w:rsid w:val="00197BA3"/>
    <w:rsid w:val="001A0885"/>
    <w:rsid w:val="001A0A08"/>
    <w:rsid w:val="001A1234"/>
    <w:rsid w:val="001A1303"/>
    <w:rsid w:val="001A175E"/>
    <w:rsid w:val="001A1B55"/>
    <w:rsid w:val="001A20CB"/>
    <w:rsid w:val="001A20CE"/>
    <w:rsid w:val="001A3232"/>
    <w:rsid w:val="001A3458"/>
    <w:rsid w:val="001A3517"/>
    <w:rsid w:val="001A3D77"/>
    <w:rsid w:val="001A4078"/>
    <w:rsid w:val="001A430C"/>
    <w:rsid w:val="001A5223"/>
    <w:rsid w:val="001A5305"/>
    <w:rsid w:val="001A5A5F"/>
    <w:rsid w:val="001A5EB3"/>
    <w:rsid w:val="001A621C"/>
    <w:rsid w:val="001A6267"/>
    <w:rsid w:val="001A7176"/>
    <w:rsid w:val="001A7242"/>
    <w:rsid w:val="001A72F1"/>
    <w:rsid w:val="001B0678"/>
    <w:rsid w:val="001B0A6B"/>
    <w:rsid w:val="001B0B4A"/>
    <w:rsid w:val="001B1008"/>
    <w:rsid w:val="001B1752"/>
    <w:rsid w:val="001B2661"/>
    <w:rsid w:val="001B3865"/>
    <w:rsid w:val="001B3B0F"/>
    <w:rsid w:val="001B41CC"/>
    <w:rsid w:val="001B5E25"/>
    <w:rsid w:val="001B5FEA"/>
    <w:rsid w:val="001B6CAE"/>
    <w:rsid w:val="001B6FAB"/>
    <w:rsid w:val="001C004F"/>
    <w:rsid w:val="001C00C4"/>
    <w:rsid w:val="001C05E9"/>
    <w:rsid w:val="001C0756"/>
    <w:rsid w:val="001C0850"/>
    <w:rsid w:val="001C094C"/>
    <w:rsid w:val="001C1D75"/>
    <w:rsid w:val="001C2A2F"/>
    <w:rsid w:val="001C35D4"/>
    <w:rsid w:val="001C3CD7"/>
    <w:rsid w:val="001C4E07"/>
    <w:rsid w:val="001C5108"/>
    <w:rsid w:val="001C523F"/>
    <w:rsid w:val="001C53D0"/>
    <w:rsid w:val="001C540B"/>
    <w:rsid w:val="001C5577"/>
    <w:rsid w:val="001C5676"/>
    <w:rsid w:val="001C6096"/>
    <w:rsid w:val="001C6512"/>
    <w:rsid w:val="001C6535"/>
    <w:rsid w:val="001C7471"/>
    <w:rsid w:val="001C753B"/>
    <w:rsid w:val="001C7F78"/>
    <w:rsid w:val="001D0125"/>
    <w:rsid w:val="001D07DC"/>
    <w:rsid w:val="001D0A25"/>
    <w:rsid w:val="001D1148"/>
    <w:rsid w:val="001D1218"/>
    <w:rsid w:val="001D2265"/>
    <w:rsid w:val="001D29F9"/>
    <w:rsid w:val="001D2C07"/>
    <w:rsid w:val="001D3148"/>
    <w:rsid w:val="001D321C"/>
    <w:rsid w:val="001D352D"/>
    <w:rsid w:val="001D3CE6"/>
    <w:rsid w:val="001D44BC"/>
    <w:rsid w:val="001D455F"/>
    <w:rsid w:val="001D49A4"/>
    <w:rsid w:val="001D49FB"/>
    <w:rsid w:val="001D4A0C"/>
    <w:rsid w:val="001D583C"/>
    <w:rsid w:val="001D5B53"/>
    <w:rsid w:val="001D6100"/>
    <w:rsid w:val="001D6347"/>
    <w:rsid w:val="001D6B07"/>
    <w:rsid w:val="001D6ED8"/>
    <w:rsid w:val="001D6F97"/>
    <w:rsid w:val="001D7319"/>
    <w:rsid w:val="001D76E9"/>
    <w:rsid w:val="001D7A7B"/>
    <w:rsid w:val="001D7FFC"/>
    <w:rsid w:val="001E05DD"/>
    <w:rsid w:val="001E0EE0"/>
    <w:rsid w:val="001E138E"/>
    <w:rsid w:val="001E13EF"/>
    <w:rsid w:val="001E1BDC"/>
    <w:rsid w:val="001E22B9"/>
    <w:rsid w:val="001E376B"/>
    <w:rsid w:val="001E3EC2"/>
    <w:rsid w:val="001E42D2"/>
    <w:rsid w:val="001E431F"/>
    <w:rsid w:val="001E437F"/>
    <w:rsid w:val="001E470C"/>
    <w:rsid w:val="001E47DB"/>
    <w:rsid w:val="001E4ED3"/>
    <w:rsid w:val="001E5024"/>
    <w:rsid w:val="001E54B9"/>
    <w:rsid w:val="001E54DC"/>
    <w:rsid w:val="001E5595"/>
    <w:rsid w:val="001E59CB"/>
    <w:rsid w:val="001E62E2"/>
    <w:rsid w:val="001E66D4"/>
    <w:rsid w:val="001E6913"/>
    <w:rsid w:val="001E7614"/>
    <w:rsid w:val="001F03BE"/>
    <w:rsid w:val="001F03C2"/>
    <w:rsid w:val="001F0667"/>
    <w:rsid w:val="001F0AF9"/>
    <w:rsid w:val="001F1305"/>
    <w:rsid w:val="001F1367"/>
    <w:rsid w:val="001F1A32"/>
    <w:rsid w:val="001F1C3C"/>
    <w:rsid w:val="001F1EE5"/>
    <w:rsid w:val="001F22A3"/>
    <w:rsid w:val="001F2506"/>
    <w:rsid w:val="001F299C"/>
    <w:rsid w:val="001F2B00"/>
    <w:rsid w:val="001F2EBE"/>
    <w:rsid w:val="001F32C1"/>
    <w:rsid w:val="001F3C12"/>
    <w:rsid w:val="001F3F9A"/>
    <w:rsid w:val="001F42F9"/>
    <w:rsid w:val="001F4605"/>
    <w:rsid w:val="001F5947"/>
    <w:rsid w:val="001F5B5B"/>
    <w:rsid w:val="001F5DD1"/>
    <w:rsid w:val="001F5E66"/>
    <w:rsid w:val="001F6516"/>
    <w:rsid w:val="001F6B3B"/>
    <w:rsid w:val="001F7375"/>
    <w:rsid w:val="001F77AC"/>
    <w:rsid w:val="001F7BB5"/>
    <w:rsid w:val="001F7C9C"/>
    <w:rsid w:val="00200393"/>
    <w:rsid w:val="002004B6"/>
    <w:rsid w:val="002004E9"/>
    <w:rsid w:val="00200E2F"/>
    <w:rsid w:val="002012C3"/>
    <w:rsid w:val="0020169A"/>
    <w:rsid w:val="00201823"/>
    <w:rsid w:val="00201CF2"/>
    <w:rsid w:val="002022B3"/>
    <w:rsid w:val="00202A0D"/>
    <w:rsid w:val="002031B4"/>
    <w:rsid w:val="002031E8"/>
    <w:rsid w:val="002032D4"/>
    <w:rsid w:val="002032DB"/>
    <w:rsid w:val="00203897"/>
    <w:rsid w:val="00203C1B"/>
    <w:rsid w:val="00204006"/>
    <w:rsid w:val="002043DA"/>
    <w:rsid w:val="002049D4"/>
    <w:rsid w:val="002050C8"/>
    <w:rsid w:val="0020570C"/>
    <w:rsid w:val="00205790"/>
    <w:rsid w:val="00205969"/>
    <w:rsid w:val="00205CA0"/>
    <w:rsid w:val="002064F2"/>
    <w:rsid w:val="00206B0D"/>
    <w:rsid w:val="00206F27"/>
    <w:rsid w:val="00207074"/>
    <w:rsid w:val="00207444"/>
    <w:rsid w:val="00207A49"/>
    <w:rsid w:val="002101AE"/>
    <w:rsid w:val="00211AC1"/>
    <w:rsid w:val="00211FC7"/>
    <w:rsid w:val="00212253"/>
    <w:rsid w:val="0021236B"/>
    <w:rsid w:val="00212590"/>
    <w:rsid w:val="002126D4"/>
    <w:rsid w:val="00212CB3"/>
    <w:rsid w:val="00212CE0"/>
    <w:rsid w:val="0021348E"/>
    <w:rsid w:val="00214178"/>
    <w:rsid w:val="0021464F"/>
    <w:rsid w:val="002157FC"/>
    <w:rsid w:val="00215AD5"/>
    <w:rsid w:val="00215B1C"/>
    <w:rsid w:val="002164C8"/>
    <w:rsid w:val="002168D8"/>
    <w:rsid w:val="00216CA0"/>
    <w:rsid w:val="0021792C"/>
    <w:rsid w:val="00217D31"/>
    <w:rsid w:val="0022049F"/>
    <w:rsid w:val="00220C63"/>
    <w:rsid w:val="00220E67"/>
    <w:rsid w:val="002218E0"/>
    <w:rsid w:val="00221D50"/>
    <w:rsid w:val="00222CBD"/>
    <w:rsid w:val="00223758"/>
    <w:rsid w:val="002247A0"/>
    <w:rsid w:val="0022480A"/>
    <w:rsid w:val="00224D0F"/>
    <w:rsid w:val="00225380"/>
    <w:rsid w:val="00225815"/>
    <w:rsid w:val="00225CFF"/>
    <w:rsid w:val="00226077"/>
    <w:rsid w:val="00226CE6"/>
    <w:rsid w:val="00226DB0"/>
    <w:rsid w:val="002272ED"/>
    <w:rsid w:val="0022753B"/>
    <w:rsid w:val="00227676"/>
    <w:rsid w:val="00227ECC"/>
    <w:rsid w:val="0023015B"/>
    <w:rsid w:val="002303B5"/>
    <w:rsid w:val="00230C9F"/>
    <w:rsid w:val="00231040"/>
    <w:rsid w:val="00231494"/>
    <w:rsid w:val="00231907"/>
    <w:rsid w:val="00231AE1"/>
    <w:rsid w:val="00231E53"/>
    <w:rsid w:val="002325D0"/>
    <w:rsid w:val="00232B8B"/>
    <w:rsid w:val="00232C9A"/>
    <w:rsid w:val="002340E0"/>
    <w:rsid w:val="002344FF"/>
    <w:rsid w:val="002347DB"/>
    <w:rsid w:val="002347FC"/>
    <w:rsid w:val="0023541E"/>
    <w:rsid w:val="002357D0"/>
    <w:rsid w:val="00235855"/>
    <w:rsid w:val="002359CC"/>
    <w:rsid w:val="00235F04"/>
    <w:rsid w:val="00235FD5"/>
    <w:rsid w:val="00236360"/>
    <w:rsid w:val="002372A9"/>
    <w:rsid w:val="002377A0"/>
    <w:rsid w:val="00237CE1"/>
    <w:rsid w:val="00237E80"/>
    <w:rsid w:val="00240607"/>
    <w:rsid w:val="002407DF"/>
    <w:rsid w:val="00240C1D"/>
    <w:rsid w:val="00240FB9"/>
    <w:rsid w:val="0024100D"/>
    <w:rsid w:val="0024148D"/>
    <w:rsid w:val="002414FC"/>
    <w:rsid w:val="0024162A"/>
    <w:rsid w:val="0024288F"/>
    <w:rsid w:val="00242B58"/>
    <w:rsid w:val="00242E31"/>
    <w:rsid w:val="002434CB"/>
    <w:rsid w:val="002439D0"/>
    <w:rsid w:val="00243C5F"/>
    <w:rsid w:val="00244311"/>
    <w:rsid w:val="002444D0"/>
    <w:rsid w:val="002447F2"/>
    <w:rsid w:val="00244E2F"/>
    <w:rsid w:val="0024520F"/>
    <w:rsid w:val="00245234"/>
    <w:rsid w:val="00246421"/>
    <w:rsid w:val="00246457"/>
    <w:rsid w:val="00246E05"/>
    <w:rsid w:val="002472AD"/>
    <w:rsid w:val="00247780"/>
    <w:rsid w:val="00250002"/>
    <w:rsid w:val="0025038C"/>
    <w:rsid w:val="0025074D"/>
    <w:rsid w:val="00250EE0"/>
    <w:rsid w:val="00250FED"/>
    <w:rsid w:val="002510E7"/>
    <w:rsid w:val="00251499"/>
    <w:rsid w:val="00251855"/>
    <w:rsid w:val="00251B8D"/>
    <w:rsid w:val="00251E87"/>
    <w:rsid w:val="00251FEF"/>
    <w:rsid w:val="002523DD"/>
    <w:rsid w:val="002529CB"/>
    <w:rsid w:val="00252B72"/>
    <w:rsid w:val="00252BA0"/>
    <w:rsid w:val="00253477"/>
    <w:rsid w:val="002535EB"/>
    <w:rsid w:val="00253622"/>
    <w:rsid w:val="00253957"/>
    <w:rsid w:val="002539CA"/>
    <w:rsid w:val="00253D83"/>
    <w:rsid w:val="00253DAA"/>
    <w:rsid w:val="00253E14"/>
    <w:rsid w:val="00253F74"/>
    <w:rsid w:val="0025472C"/>
    <w:rsid w:val="00255B7B"/>
    <w:rsid w:val="00255ECA"/>
    <w:rsid w:val="00256536"/>
    <w:rsid w:val="00256B15"/>
    <w:rsid w:val="00256F1C"/>
    <w:rsid w:val="0026010C"/>
    <w:rsid w:val="00260353"/>
    <w:rsid w:val="002605DF"/>
    <w:rsid w:val="00260815"/>
    <w:rsid w:val="00260B12"/>
    <w:rsid w:val="00260BB9"/>
    <w:rsid w:val="00260CCE"/>
    <w:rsid w:val="00260ED7"/>
    <w:rsid w:val="00261094"/>
    <w:rsid w:val="002616F4"/>
    <w:rsid w:val="00261712"/>
    <w:rsid w:val="00261DCD"/>
    <w:rsid w:val="00261E4D"/>
    <w:rsid w:val="002627DF"/>
    <w:rsid w:val="00262A22"/>
    <w:rsid w:val="0026320D"/>
    <w:rsid w:val="0026323D"/>
    <w:rsid w:val="002639BC"/>
    <w:rsid w:val="00263BA3"/>
    <w:rsid w:val="002640F5"/>
    <w:rsid w:val="0026453C"/>
    <w:rsid w:val="00264933"/>
    <w:rsid w:val="00264B32"/>
    <w:rsid w:val="00264D13"/>
    <w:rsid w:val="0026538C"/>
    <w:rsid w:val="00265ABC"/>
    <w:rsid w:val="0026631E"/>
    <w:rsid w:val="00266867"/>
    <w:rsid w:val="00266FA1"/>
    <w:rsid w:val="00267EE9"/>
    <w:rsid w:val="002700A8"/>
    <w:rsid w:val="00270501"/>
    <w:rsid w:val="00271418"/>
    <w:rsid w:val="0027151D"/>
    <w:rsid w:val="0027182A"/>
    <w:rsid w:val="00271E94"/>
    <w:rsid w:val="00272310"/>
    <w:rsid w:val="0027247C"/>
    <w:rsid w:val="0027286E"/>
    <w:rsid w:val="00272C96"/>
    <w:rsid w:val="00272EFA"/>
    <w:rsid w:val="002737F1"/>
    <w:rsid w:val="00273872"/>
    <w:rsid w:val="00273A63"/>
    <w:rsid w:val="00273CF8"/>
    <w:rsid w:val="0027403F"/>
    <w:rsid w:val="00274384"/>
    <w:rsid w:val="00274A03"/>
    <w:rsid w:val="0027564E"/>
    <w:rsid w:val="00275809"/>
    <w:rsid w:val="00275930"/>
    <w:rsid w:val="00276131"/>
    <w:rsid w:val="0027678F"/>
    <w:rsid w:val="00276AA0"/>
    <w:rsid w:val="00277E82"/>
    <w:rsid w:val="0028000D"/>
    <w:rsid w:val="002805E3"/>
    <w:rsid w:val="0028062A"/>
    <w:rsid w:val="002807A6"/>
    <w:rsid w:val="00281466"/>
    <w:rsid w:val="002816BF"/>
    <w:rsid w:val="00281BFB"/>
    <w:rsid w:val="00281E6D"/>
    <w:rsid w:val="00283A0E"/>
    <w:rsid w:val="00283D10"/>
    <w:rsid w:val="00284624"/>
    <w:rsid w:val="00284689"/>
    <w:rsid w:val="00285908"/>
    <w:rsid w:val="00287286"/>
    <w:rsid w:val="002875B2"/>
    <w:rsid w:val="002912A6"/>
    <w:rsid w:val="0029173C"/>
    <w:rsid w:val="002918EA"/>
    <w:rsid w:val="00291E5D"/>
    <w:rsid w:val="002920C6"/>
    <w:rsid w:val="00292597"/>
    <w:rsid w:val="0029265C"/>
    <w:rsid w:val="002926AD"/>
    <w:rsid w:val="0029297B"/>
    <w:rsid w:val="00292A05"/>
    <w:rsid w:val="00292EDD"/>
    <w:rsid w:val="00293176"/>
    <w:rsid w:val="00293C8B"/>
    <w:rsid w:val="00293E94"/>
    <w:rsid w:val="0029439E"/>
    <w:rsid w:val="002943B3"/>
    <w:rsid w:val="0029492D"/>
    <w:rsid w:val="002958D1"/>
    <w:rsid w:val="00296CEA"/>
    <w:rsid w:val="0029700E"/>
    <w:rsid w:val="002971E4"/>
    <w:rsid w:val="00297415"/>
    <w:rsid w:val="00297572"/>
    <w:rsid w:val="00297E60"/>
    <w:rsid w:val="002A0822"/>
    <w:rsid w:val="002A1B3E"/>
    <w:rsid w:val="002A1C43"/>
    <w:rsid w:val="002A1D76"/>
    <w:rsid w:val="002A20B2"/>
    <w:rsid w:val="002A218C"/>
    <w:rsid w:val="002A2359"/>
    <w:rsid w:val="002A2674"/>
    <w:rsid w:val="002A2A18"/>
    <w:rsid w:val="002A2D3A"/>
    <w:rsid w:val="002A3CA9"/>
    <w:rsid w:val="002A3F29"/>
    <w:rsid w:val="002A458F"/>
    <w:rsid w:val="002A492E"/>
    <w:rsid w:val="002A4D48"/>
    <w:rsid w:val="002A503E"/>
    <w:rsid w:val="002A530B"/>
    <w:rsid w:val="002A538E"/>
    <w:rsid w:val="002A5C50"/>
    <w:rsid w:val="002A649A"/>
    <w:rsid w:val="002A6677"/>
    <w:rsid w:val="002A68ED"/>
    <w:rsid w:val="002A6BFD"/>
    <w:rsid w:val="002A6DF7"/>
    <w:rsid w:val="002A73CD"/>
    <w:rsid w:val="002A7798"/>
    <w:rsid w:val="002A79D9"/>
    <w:rsid w:val="002B02C2"/>
    <w:rsid w:val="002B09CD"/>
    <w:rsid w:val="002B0E08"/>
    <w:rsid w:val="002B112A"/>
    <w:rsid w:val="002B118A"/>
    <w:rsid w:val="002B1624"/>
    <w:rsid w:val="002B2447"/>
    <w:rsid w:val="002B24C5"/>
    <w:rsid w:val="002B2AC3"/>
    <w:rsid w:val="002B383C"/>
    <w:rsid w:val="002B45BF"/>
    <w:rsid w:val="002B4AF6"/>
    <w:rsid w:val="002B50F5"/>
    <w:rsid w:val="002B5320"/>
    <w:rsid w:val="002B570F"/>
    <w:rsid w:val="002B5C7B"/>
    <w:rsid w:val="002B619B"/>
    <w:rsid w:val="002B6BC6"/>
    <w:rsid w:val="002B74B4"/>
    <w:rsid w:val="002B7A60"/>
    <w:rsid w:val="002B7E9E"/>
    <w:rsid w:val="002B7F5A"/>
    <w:rsid w:val="002B7F9E"/>
    <w:rsid w:val="002C00C1"/>
    <w:rsid w:val="002C0548"/>
    <w:rsid w:val="002C0621"/>
    <w:rsid w:val="002C0643"/>
    <w:rsid w:val="002C06E5"/>
    <w:rsid w:val="002C098F"/>
    <w:rsid w:val="002C0C53"/>
    <w:rsid w:val="002C0F28"/>
    <w:rsid w:val="002C130B"/>
    <w:rsid w:val="002C1909"/>
    <w:rsid w:val="002C1AD3"/>
    <w:rsid w:val="002C1B31"/>
    <w:rsid w:val="002C1C3C"/>
    <w:rsid w:val="002C234A"/>
    <w:rsid w:val="002C2647"/>
    <w:rsid w:val="002C2802"/>
    <w:rsid w:val="002C2F30"/>
    <w:rsid w:val="002C310B"/>
    <w:rsid w:val="002C31A4"/>
    <w:rsid w:val="002C3995"/>
    <w:rsid w:val="002C3A8A"/>
    <w:rsid w:val="002C3D48"/>
    <w:rsid w:val="002C3F4E"/>
    <w:rsid w:val="002C47DA"/>
    <w:rsid w:val="002C4861"/>
    <w:rsid w:val="002C4D24"/>
    <w:rsid w:val="002C4F9B"/>
    <w:rsid w:val="002C5047"/>
    <w:rsid w:val="002C637D"/>
    <w:rsid w:val="002C6620"/>
    <w:rsid w:val="002C6845"/>
    <w:rsid w:val="002C693D"/>
    <w:rsid w:val="002C6ED9"/>
    <w:rsid w:val="002C77D9"/>
    <w:rsid w:val="002C7916"/>
    <w:rsid w:val="002C7AB5"/>
    <w:rsid w:val="002C7C1F"/>
    <w:rsid w:val="002D0449"/>
    <w:rsid w:val="002D2668"/>
    <w:rsid w:val="002D28EB"/>
    <w:rsid w:val="002D2EF7"/>
    <w:rsid w:val="002D3706"/>
    <w:rsid w:val="002D3C43"/>
    <w:rsid w:val="002D3E32"/>
    <w:rsid w:val="002D3EF0"/>
    <w:rsid w:val="002D420E"/>
    <w:rsid w:val="002D4C34"/>
    <w:rsid w:val="002D4F70"/>
    <w:rsid w:val="002D50D5"/>
    <w:rsid w:val="002D51C9"/>
    <w:rsid w:val="002D5423"/>
    <w:rsid w:val="002D59C0"/>
    <w:rsid w:val="002D5AD1"/>
    <w:rsid w:val="002D5F6B"/>
    <w:rsid w:val="002D6520"/>
    <w:rsid w:val="002D6715"/>
    <w:rsid w:val="002D6B91"/>
    <w:rsid w:val="002D7D20"/>
    <w:rsid w:val="002D7E14"/>
    <w:rsid w:val="002E0DEA"/>
    <w:rsid w:val="002E1107"/>
    <w:rsid w:val="002E11BF"/>
    <w:rsid w:val="002E2157"/>
    <w:rsid w:val="002E21EC"/>
    <w:rsid w:val="002E266B"/>
    <w:rsid w:val="002E297C"/>
    <w:rsid w:val="002E2B49"/>
    <w:rsid w:val="002E2B4F"/>
    <w:rsid w:val="002E3026"/>
    <w:rsid w:val="002E31C5"/>
    <w:rsid w:val="002E3479"/>
    <w:rsid w:val="002E393F"/>
    <w:rsid w:val="002E3B79"/>
    <w:rsid w:val="002E3D9B"/>
    <w:rsid w:val="002E560B"/>
    <w:rsid w:val="002E6BEE"/>
    <w:rsid w:val="002E6D69"/>
    <w:rsid w:val="002E6FA7"/>
    <w:rsid w:val="002E70A8"/>
    <w:rsid w:val="002E7C97"/>
    <w:rsid w:val="002E7C9D"/>
    <w:rsid w:val="002E7CF6"/>
    <w:rsid w:val="002F0184"/>
    <w:rsid w:val="002F0245"/>
    <w:rsid w:val="002F02F1"/>
    <w:rsid w:val="002F069F"/>
    <w:rsid w:val="002F0975"/>
    <w:rsid w:val="002F1B80"/>
    <w:rsid w:val="002F1D75"/>
    <w:rsid w:val="002F1D8A"/>
    <w:rsid w:val="002F1FE2"/>
    <w:rsid w:val="002F2418"/>
    <w:rsid w:val="002F33E4"/>
    <w:rsid w:val="002F401D"/>
    <w:rsid w:val="002F4049"/>
    <w:rsid w:val="002F40E8"/>
    <w:rsid w:val="002F4C2F"/>
    <w:rsid w:val="002F4CB3"/>
    <w:rsid w:val="002F4DD3"/>
    <w:rsid w:val="002F51D7"/>
    <w:rsid w:val="002F5B4B"/>
    <w:rsid w:val="002F5F2D"/>
    <w:rsid w:val="002F652A"/>
    <w:rsid w:val="002F66A8"/>
    <w:rsid w:val="002F6EDF"/>
    <w:rsid w:val="002F7A18"/>
    <w:rsid w:val="00300AED"/>
    <w:rsid w:val="00300E85"/>
    <w:rsid w:val="00302195"/>
    <w:rsid w:val="003023DD"/>
    <w:rsid w:val="00302514"/>
    <w:rsid w:val="003028BB"/>
    <w:rsid w:val="0030336D"/>
    <w:rsid w:val="00303C1C"/>
    <w:rsid w:val="00303EE4"/>
    <w:rsid w:val="0030412A"/>
    <w:rsid w:val="00304298"/>
    <w:rsid w:val="00304503"/>
    <w:rsid w:val="00304777"/>
    <w:rsid w:val="003047C2"/>
    <w:rsid w:val="00304DF6"/>
    <w:rsid w:val="00304F79"/>
    <w:rsid w:val="00304F7E"/>
    <w:rsid w:val="003050A6"/>
    <w:rsid w:val="00305799"/>
    <w:rsid w:val="00305A78"/>
    <w:rsid w:val="00305E11"/>
    <w:rsid w:val="00305E8F"/>
    <w:rsid w:val="00306306"/>
    <w:rsid w:val="00306C6E"/>
    <w:rsid w:val="003070FA"/>
    <w:rsid w:val="00307330"/>
    <w:rsid w:val="00307C6D"/>
    <w:rsid w:val="0031052B"/>
    <w:rsid w:val="00310CDD"/>
    <w:rsid w:val="00310DA1"/>
    <w:rsid w:val="00310E37"/>
    <w:rsid w:val="00310ED0"/>
    <w:rsid w:val="00311B41"/>
    <w:rsid w:val="00311F74"/>
    <w:rsid w:val="00312C15"/>
    <w:rsid w:val="00312E0A"/>
    <w:rsid w:val="00313609"/>
    <w:rsid w:val="00313F6B"/>
    <w:rsid w:val="00314126"/>
    <w:rsid w:val="003141E6"/>
    <w:rsid w:val="00314BC6"/>
    <w:rsid w:val="00314D70"/>
    <w:rsid w:val="00315123"/>
    <w:rsid w:val="00315CAD"/>
    <w:rsid w:val="003160B6"/>
    <w:rsid w:val="00316925"/>
    <w:rsid w:val="00316B80"/>
    <w:rsid w:val="00316CE0"/>
    <w:rsid w:val="00316EBA"/>
    <w:rsid w:val="00317A8E"/>
    <w:rsid w:val="003208A5"/>
    <w:rsid w:val="00320B03"/>
    <w:rsid w:val="00320BBE"/>
    <w:rsid w:val="00320E04"/>
    <w:rsid w:val="003223E7"/>
    <w:rsid w:val="00322F79"/>
    <w:rsid w:val="0032368C"/>
    <w:rsid w:val="00324B97"/>
    <w:rsid w:val="0032511B"/>
    <w:rsid w:val="00325229"/>
    <w:rsid w:val="00325BB8"/>
    <w:rsid w:val="00326378"/>
    <w:rsid w:val="00326400"/>
    <w:rsid w:val="00326987"/>
    <w:rsid w:val="00326E29"/>
    <w:rsid w:val="003271A8"/>
    <w:rsid w:val="00327538"/>
    <w:rsid w:val="0033017C"/>
    <w:rsid w:val="003308BB"/>
    <w:rsid w:val="00330DE5"/>
    <w:rsid w:val="00331074"/>
    <w:rsid w:val="003317B3"/>
    <w:rsid w:val="00331939"/>
    <w:rsid w:val="0033201E"/>
    <w:rsid w:val="00332947"/>
    <w:rsid w:val="00332B0D"/>
    <w:rsid w:val="00332F3E"/>
    <w:rsid w:val="00333740"/>
    <w:rsid w:val="00333C22"/>
    <w:rsid w:val="00333E9F"/>
    <w:rsid w:val="00335BE9"/>
    <w:rsid w:val="00336613"/>
    <w:rsid w:val="00336BD5"/>
    <w:rsid w:val="00336C7D"/>
    <w:rsid w:val="00336F73"/>
    <w:rsid w:val="003372E3"/>
    <w:rsid w:val="00337ABD"/>
    <w:rsid w:val="00337E49"/>
    <w:rsid w:val="0034047D"/>
    <w:rsid w:val="003405A4"/>
    <w:rsid w:val="00340996"/>
    <w:rsid w:val="00340C94"/>
    <w:rsid w:val="00340D05"/>
    <w:rsid w:val="00340F45"/>
    <w:rsid w:val="0034107C"/>
    <w:rsid w:val="0034141E"/>
    <w:rsid w:val="00341424"/>
    <w:rsid w:val="003414D2"/>
    <w:rsid w:val="00341553"/>
    <w:rsid w:val="00341A97"/>
    <w:rsid w:val="003424DC"/>
    <w:rsid w:val="00342797"/>
    <w:rsid w:val="0034294E"/>
    <w:rsid w:val="00342ED8"/>
    <w:rsid w:val="003430B9"/>
    <w:rsid w:val="0034381E"/>
    <w:rsid w:val="00344521"/>
    <w:rsid w:val="00345090"/>
    <w:rsid w:val="00345374"/>
    <w:rsid w:val="00345712"/>
    <w:rsid w:val="0034580E"/>
    <w:rsid w:val="00345832"/>
    <w:rsid w:val="003461F2"/>
    <w:rsid w:val="00346413"/>
    <w:rsid w:val="003464D3"/>
    <w:rsid w:val="00346866"/>
    <w:rsid w:val="00346F7A"/>
    <w:rsid w:val="00347097"/>
    <w:rsid w:val="003471BB"/>
    <w:rsid w:val="0034730D"/>
    <w:rsid w:val="0034754F"/>
    <w:rsid w:val="0034775D"/>
    <w:rsid w:val="003502B6"/>
    <w:rsid w:val="00351097"/>
    <w:rsid w:val="00352E86"/>
    <w:rsid w:val="00353102"/>
    <w:rsid w:val="00353B8A"/>
    <w:rsid w:val="003541BE"/>
    <w:rsid w:val="003544FD"/>
    <w:rsid w:val="00354A1C"/>
    <w:rsid w:val="0035549D"/>
    <w:rsid w:val="0035585F"/>
    <w:rsid w:val="0035635C"/>
    <w:rsid w:val="003570D9"/>
    <w:rsid w:val="0035712B"/>
    <w:rsid w:val="00357257"/>
    <w:rsid w:val="00357A3C"/>
    <w:rsid w:val="00357DB7"/>
    <w:rsid w:val="00357E43"/>
    <w:rsid w:val="00357F4E"/>
    <w:rsid w:val="00360112"/>
    <w:rsid w:val="00360251"/>
    <w:rsid w:val="00360CFC"/>
    <w:rsid w:val="00360EAF"/>
    <w:rsid w:val="003615A0"/>
    <w:rsid w:val="003617DD"/>
    <w:rsid w:val="00361AD5"/>
    <w:rsid w:val="00361EFB"/>
    <w:rsid w:val="00362390"/>
    <w:rsid w:val="00362618"/>
    <w:rsid w:val="00362E14"/>
    <w:rsid w:val="00363305"/>
    <w:rsid w:val="00363A0A"/>
    <w:rsid w:val="00363B57"/>
    <w:rsid w:val="00364215"/>
    <w:rsid w:val="0036432F"/>
    <w:rsid w:val="00364880"/>
    <w:rsid w:val="0036547E"/>
    <w:rsid w:val="00365626"/>
    <w:rsid w:val="00365B1E"/>
    <w:rsid w:val="00366605"/>
    <w:rsid w:val="00366675"/>
    <w:rsid w:val="00366B35"/>
    <w:rsid w:val="00366D7F"/>
    <w:rsid w:val="00366E19"/>
    <w:rsid w:val="00366F19"/>
    <w:rsid w:val="00367730"/>
    <w:rsid w:val="00367D83"/>
    <w:rsid w:val="00367ED7"/>
    <w:rsid w:val="003704FD"/>
    <w:rsid w:val="00370590"/>
    <w:rsid w:val="00370948"/>
    <w:rsid w:val="00370CDB"/>
    <w:rsid w:val="0037111F"/>
    <w:rsid w:val="0037114B"/>
    <w:rsid w:val="003712A5"/>
    <w:rsid w:val="00371666"/>
    <w:rsid w:val="003723FA"/>
    <w:rsid w:val="00372D8A"/>
    <w:rsid w:val="00373189"/>
    <w:rsid w:val="00373AA9"/>
    <w:rsid w:val="00373E43"/>
    <w:rsid w:val="00375B69"/>
    <w:rsid w:val="00375BB1"/>
    <w:rsid w:val="00375D8C"/>
    <w:rsid w:val="00376B77"/>
    <w:rsid w:val="003771CF"/>
    <w:rsid w:val="00380300"/>
    <w:rsid w:val="003803DB"/>
    <w:rsid w:val="003813BD"/>
    <w:rsid w:val="003813E9"/>
    <w:rsid w:val="00381489"/>
    <w:rsid w:val="0038163D"/>
    <w:rsid w:val="00382C7A"/>
    <w:rsid w:val="003830E2"/>
    <w:rsid w:val="0038425B"/>
    <w:rsid w:val="00384596"/>
    <w:rsid w:val="0038481D"/>
    <w:rsid w:val="0038488D"/>
    <w:rsid w:val="003849DB"/>
    <w:rsid w:val="00384E69"/>
    <w:rsid w:val="0038540C"/>
    <w:rsid w:val="00385B5A"/>
    <w:rsid w:val="00385D3E"/>
    <w:rsid w:val="0038633F"/>
    <w:rsid w:val="00386B03"/>
    <w:rsid w:val="0038759E"/>
    <w:rsid w:val="003903B8"/>
    <w:rsid w:val="003905E1"/>
    <w:rsid w:val="00390FD8"/>
    <w:rsid w:val="00391416"/>
    <w:rsid w:val="003916CD"/>
    <w:rsid w:val="00391880"/>
    <w:rsid w:val="003918E9"/>
    <w:rsid w:val="00391A2F"/>
    <w:rsid w:val="00392649"/>
    <w:rsid w:val="00392A34"/>
    <w:rsid w:val="0039305A"/>
    <w:rsid w:val="00393AD0"/>
    <w:rsid w:val="00393E1D"/>
    <w:rsid w:val="003941CE"/>
    <w:rsid w:val="00394AF1"/>
    <w:rsid w:val="00395A33"/>
    <w:rsid w:val="00395CFB"/>
    <w:rsid w:val="00395F53"/>
    <w:rsid w:val="00396114"/>
    <w:rsid w:val="0039623C"/>
    <w:rsid w:val="00396A44"/>
    <w:rsid w:val="00396D28"/>
    <w:rsid w:val="003974E4"/>
    <w:rsid w:val="00397596"/>
    <w:rsid w:val="0039779A"/>
    <w:rsid w:val="003979F8"/>
    <w:rsid w:val="00397A1B"/>
    <w:rsid w:val="00397AF3"/>
    <w:rsid w:val="00397F78"/>
    <w:rsid w:val="003A095B"/>
    <w:rsid w:val="003A0A3F"/>
    <w:rsid w:val="003A0D12"/>
    <w:rsid w:val="003A1094"/>
    <w:rsid w:val="003A109E"/>
    <w:rsid w:val="003A220C"/>
    <w:rsid w:val="003A22D0"/>
    <w:rsid w:val="003A25F3"/>
    <w:rsid w:val="003A27B5"/>
    <w:rsid w:val="003A297F"/>
    <w:rsid w:val="003A3069"/>
    <w:rsid w:val="003A36DE"/>
    <w:rsid w:val="003A3A18"/>
    <w:rsid w:val="003A48AF"/>
    <w:rsid w:val="003A4A5B"/>
    <w:rsid w:val="003A51DF"/>
    <w:rsid w:val="003A563E"/>
    <w:rsid w:val="003A573C"/>
    <w:rsid w:val="003A6243"/>
    <w:rsid w:val="003A6BB6"/>
    <w:rsid w:val="003A6E4C"/>
    <w:rsid w:val="003A713E"/>
    <w:rsid w:val="003A75B2"/>
    <w:rsid w:val="003A7642"/>
    <w:rsid w:val="003A7AFC"/>
    <w:rsid w:val="003A7B7E"/>
    <w:rsid w:val="003A7C5B"/>
    <w:rsid w:val="003A7CCB"/>
    <w:rsid w:val="003A7DE7"/>
    <w:rsid w:val="003A7E4E"/>
    <w:rsid w:val="003B03D2"/>
    <w:rsid w:val="003B0643"/>
    <w:rsid w:val="003B07B5"/>
    <w:rsid w:val="003B0856"/>
    <w:rsid w:val="003B1095"/>
    <w:rsid w:val="003B1309"/>
    <w:rsid w:val="003B2704"/>
    <w:rsid w:val="003B2FD3"/>
    <w:rsid w:val="003B307D"/>
    <w:rsid w:val="003B3A8A"/>
    <w:rsid w:val="003B3BF8"/>
    <w:rsid w:val="003B3EC3"/>
    <w:rsid w:val="003B4726"/>
    <w:rsid w:val="003B4959"/>
    <w:rsid w:val="003B4BDA"/>
    <w:rsid w:val="003B53AB"/>
    <w:rsid w:val="003B568D"/>
    <w:rsid w:val="003B6810"/>
    <w:rsid w:val="003B685C"/>
    <w:rsid w:val="003B6933"/>
    <w:rsid w:val="003B76AA"/>
    <w:rsid w:val="003B7D1D"/>
    <w:rsid w:val="003B7F5E"/>
    <w:rsid w:val="003C0154"/>
    <w:rsid w:val="003C0B8B"/>
    <w:rsid w:val="003C267E"/>
    <w:rsid w:val="003C3739"/>
    <w:rsid w:val="003C442F"/>
    <w:rsid w:val="003C49C6"/>
    <w:rsid w:val="003C4A01"/>
    <w:rsid w:val="003C4EB7"/>
    <w:rsid w:val="003C52D3"/>
    <w:rsid w:val="003C5D81"/>
    <w:rsid w:val="003C5F7A"/>
    <w:rsid w:val="003C62ED"/>
    <w:rsid w:val="003C6596"/>
    <w:rsid w:val="003C6841"/>
    <w:rsid w:val="003C6A52"/>
    <w:rsid w:val="003C7068"/>
    <w:rsid w:val="003C71D2"/>
    <w:rsid w:val="003C7206"/>
    <w:rsid w:val="003C756E"/>
    <w:rsid w:val="003C764A"/>
    <w:rsid w:val="003C777A"/>
    <w:rsid w:val="003C7983"/>
    <w:rsid w:val="003C7F15"/>
    <w:rsid w:val="003D02C4"/>
    <w:rsid w:val="003D0421"/>
    <w:rsid w:val="003D05E9"/>
    <w:rsid w:val="003D0706"/>
    <w:rsid w:val="003D16AA"/>
    <w:rsid w:val="003D27BF"/>
    <w:rsid w:val="003D34D0"/>
    <w:rsid w:val="003D37EA"/>
    <w:rsid w:val="003D3AB4"/>
    <w:rsid w:val="003D3D61"/>
    <w:rsid w:val="003D46A2"/>
    <w:rsid w:val="003D4ACA"/>
    <w:rsid w:val="003D4FD8"/>
    <w:rsid w:val="003D5044"/>
    <w:rsid w:val="003D50FF"/>
    <w:rsid w:val="003D584C"/>
    <w:rsid w:val="003D585F"/>
    <w:rsid w:val="003D5C88"/>
    <w:rsid w:val="003D5F1B"/>
    <w:rsid w:val="003D764F"/>
    <w:rsid w:val="003D7946"/>
    <w:rsid w:val="003D7A92"/>
    <w:rsid w:val="003E038E"/>
    <w:rsid w:val="003E10C7"/>
    <w:rsid w:val="003E11E4"/>
    <w:rsid w:val="003E12B0"/>
    <w:rsid w:val="003E17AA"/>
    <w:rsid w:val="003E1CE8"/>
    <w:rsid w:val="003E1EE2"/>
    <w:rsid w:val="003E1EF0"/>
    <w:rsid w:val="003E23C4"/>
    <w:rsid w:val="003E27C9"/>
    <w:rsid w:val="003E2825"/>
    <w:rsid w:val="003E30CA"/>
    <w:rsid w:val="003E356B"/>
    <w:rsid w:val="003E3C57"/>
    <w:rsid w:val="003E3D21"/>
    <w:rsid w:val="003E4EBD"/>
    <w:rsid w:val="003E5368"/>
    <w:rsid w:val="003E5A0F"/>
    <w:rsid w:val="003E68DA"/>
    <w:rsid w:val="003E6949"/>
    <w:rsid w:val="003E6B6B"/>
    <w:rsid w:val="003E6E93"/>
    <w:rsid w:val="003E717F"/>
    <w:rsid w:val="003E73A5"/>
    <w:rsid w:val="003E7568"/>
    <w:rsid w:val="003E7CEA"/>
    <w:rsid w:val="003F04DC"/>
    <w:rsid w:val="003F090E"/>
    <w:rsid w:val="003F0DCA"/>
    <w:rsid w:val="003F13CF"/>
    <w:rsid w:val="003F275C"/>
    <w:rsid w:val="003F2C07"/>
    <w:rsid w:val="003F2CB3"/>
    <w:rsid w:val="003F2E14"/>
    <w:rsid w:val="003F3A2A"/>
    <w:rsid w:val="003F3A54"/>
    <w:rsid w:val="003F3D10"/>
    <w:rsid w:val="003F4024"/>
    <w:rsid w:val="003F4A58"/>
    <w:rsid w:val="003F4BC6"/>
    <w:rsid w:val="003F4ED0"/>
    <w:rsid w:val="003F50B0"/>
    <w:rsid w:val="003F543B"/>
    <w:rsid w:val="003F5886"/>
    <w:rsid w:val="003F6CE7"/>
    <w:rsid w:val="003F6D43"/>
    <w:rsid w:val="003F72D6"/>
    <w:rsid w:val="003F7880"/>
    <w:rsid w:val="003F7A03"/>
    <w:rsid w:val="004000B1"/>
    <w:rsid w:val="00400272"/>
    <w:rsid w:val="00400C9D"/>
    <w:rsid w:val="0040135B"/>
    <w:rsid w:val="00401506"/>
    <w:rsid w:val="00401CBC"/>
    <w:rsid w:val="0040262E"/>
    <w:rsid w:val="00402BEE"/>
    <w:rsid w:val="00402FCE"/>
    <w:rsid w:val="00403C0F"/>
    <w:rsid w:val="00403C25"/>
    <w:rsid w:val="00403E3A"/>
    <w:rsid w:val="00404045"/>
    <w:rsid w:val="00404431"/>
    <w:rsid w:val="00404612"/>
    <w:rsid w:val="0040472A"/>
    <w:rsid w:val="004047BD"/>
    <w:rsid w:val="0040509B"/>
    <w:rsid w:val="004051BF"/>
    <w:rsid w:val="0040537F"/>
    <w:rsid w:val="004054CA"/>
    <w:rsid w:val="004055BF"/>
    <w:rsid w:val="00405B0D"/>
    <w:rsid w:val="004068E1"/>
    <w:rsid w:val="00406D93"/>
    <w:rsid w:val="0040782A"/>
    <w:rsid w:val="00407835"/>
    <w:rsid w:val="0040785C"/>
    <w:rsid w:val="00407AA2"/>
    <w:rsid w:val="00407DA6"/>
    <w:rsid w:val="00410D63"/>
    <w:rsid w:val="004117D4"/>
    <w:rsid w:val="00411BB6"/>
    <w:rsid w:val="00411C73"/>
    <w:rsid w:val="00412730"/>
    <w:rsid w:val="00412907"/>
    <w:rsid w:val="004132A6"/>
    <w:rsid w:val="00413631"/>
    <w:rsid w:val="00413B5B"/>
    <w:rsid w:val="00413F22"/>
    <w:rsid w:val="00414330"/>
    <w:rsid w:val="00415394"/>
    <w:rsid w:val="004154B5"/>
    <w:rsid w:val="004163DE"/>
    <w:rsid w:val="004166C2"/>
    <w:rsid w:val="004169C4"/>
    <w:rsid w:val="004170A4"/>
    <w:rsid w:val="004175F0"/>
    <w:rsid w:val="00417967"/>
    <w:rsid w:val="00417FD1"/>
    <w:rsid w:val="004201CB"/>
    <w:rsid w:val="004201D4"/>
    <w:rsid w:val="0042044C"/>
    <w:rsid w:val="0042099F"/>
    <w:rsid w:val="00420C1C"/>
    <w:rsid w:val="00420C4B"/>
    <w:rsid w:val="00420DA3"/>
    <w:rsid w:val="004215E6"/>
    <w:rsid w:val="00421E7B"/>
    <w:rsid w:val="00421FC1"/>
    <w:rsid w:val="00422703"/>
    <w:rsid w:val="00422AAC"/>
    <w:rsid w:val="00422DDC"/>
    <w:rsid w:val="00422DF0"/>
    <w:rsid w:val="00423889"/>
    <w:rsid w:val="00423E89"/>
    <w:rsid w:val="004243E5"/>
    <w:rsid w:val="00424C97"/>
    <w:rsid w:val="00424FB2"/>
    <w:rsid w:val="00424FC0"/>
    <w:rsid w:val="00425260"/>
    <w:rsid w:val="0042642B"/>
    <w:rsid w:val="004266C5"/>
    <w:rsid w:val="004266F1"/>
    <w:rsid w:val="004266F8"/>
    <w:rsid w:val="004268BD"/>
    <w:rsid w:val="00426A83"/>
    <w:rsid w:val="00426EA6"/>
    <w:rsid w:val="00427191"/>
    <w:rsid w:val="004271BE"/>
    <w:rsid w:val="00427C06"/>
    <w:rsid w:val="00427DC5"/>
    <w:rsid w:val="00427E85"/>
    <w:rsid w:val="0043009D"/>
    <w:rsid w:val="00430E37"/>
    <w:rsid w:val="00430E3F"/>
    <w:rsid w:val="00431A32"/>
    <w:rsid w:val="00431CA3"/>
    <w:rsid w:val="00431EB5"/>
    <w:rsid w:val="00432547"/>
    <w:rsid w:val="0043285F"/>
    <w:rsid w:val="0043339E"/>
    <w:rsid w:val="00433E54"/>
    <w:rsid w:val="0043432C"/>
    <w:rsid w:val="0043436E"/>
    <w:rsid w:val="00434398"/>
    <w:rsid w:val="00435168"/>
    <w:rsid w:val="0043584D"/>
    <w:rsid w:val="0043590B"/>
    <w:rsid w:val="004364FA"/>
    <w:rsid w:val="004365A0"/>
    <w:rsid w:val="00436B75"/>
    <w:rsid w:val="00436ECB"/>
    <w:rsid w:val="00437453"/>
    <w:rsid w:val="00437697"/>
    <w:rsid w:val="00437F80"/>
    <w:rsid w:val="004402A6"/>
    <w:rsid w:val="00440561"/>
    <w:rsid w:val="0044060C"/>
    <w:rsid w:val="004409B2"/>
    <w:rsid w:val="00440A89"/>
    <w:rsid w:val="00440B78"/>
    <w:rsid w:val="00440E26"/>
    <w:rsid w:val="00441B32"/>
    <w:rsid w:val="00441D67"/>
    <w:rsid w:val="004427B3"/>
    <w:rsid w:val="00442B18"/>
    <w:rsid w:val="00442C57"/>
    <w:rsid w:val="00442EDC"/>
    <w:rsid w:val="004430CD"/>
    <w:rsid w:val="004435D6"/>
    <w:rsid w:val="00444507"/>
    <w:rsid w:val="00444A7E"/>
    <w:rsid w:val="00444CF3"/>
    <w:rsid w:val="00444D61"/>
    <w:rsid w:val="00444DEC"/>
    <w:rsid w:val="0044534B"/>
    <w:rsid w:val="00445E5E"/>
    <w:rsid w:val="004464EE"/>
    <w:rsid w:val="004465B5"/>
    <w:rsid w:val="004471EC"/>
    <w:rsid w:val="0044730E"/>
    <w:rsid w:val="00452021"/>
    <w:rsid w:val="00452199"/>
    <w:rsid w:val="004522D4"/>
    <w:rsid w:val="00453620"/>
    <w:rsid w:val="00453DFB"/>
    <w:rsid w:val="00454EAC"/>
    <w:rsid w:val="00455000"/>
    <w:rsid w:val="004560AF"/>
    <w:rsid w:val="0045648F"/>
    <w:rsid w:val="00456499"/>
    <w:rsid w:val="00456993"/>
    <w:rsid w:val="00457254"/>
    <w:rsid w:val="00457393"/>
    <w:rsid w:val="00457586"/>
    <w:rsid w:val="004576C7"/>
    <w:rsid w:val="00457A16"/>
    <w:rsid w:val="00460083"/>
    <w:rsid w:val="00460C6E"/>
    <w:rsid w:val="00460CA9"/>
    <w:rsid w:val="004613A1"/>
    <w:rsid w:val="00461A63"/>
    <w:rsid w:val="00462C1C"/>
    <w:rsid w:val="00462CD3"/>
    <w:rsid w:val="00463814"/>
    <w:rsid w:val="00463FB0"/>
    <w:rsid w:val="0046457F"/>
    <w:rsid w:val="0046461C"/>
    <w:rsid w:val="004647CA"/>
    <w:rsid w:val="004648FA"/>
    <w:rsid w:val="00464981"/>
    <w:rsid w:val="00464A9C"/>
    <w:rsid w:val="00464FD4"/>
    <w:rsid w:val="00465314"/>
    <w:rsid w:val="00465664"/>
    <w:rsid w:val="0046596D"/>
    <w:rsid w:val="00465AEC"/>
    <w:rsid w:val="00465C55"/>
    <w:rsid w:val="00466656"/>
    <w:rsid w:val="00467252"/>
    <w:rsid w:val="004673A6"/>
    <w:rsid w:val="00467595"/>
    <w:rsid w:val="00471389"/>
    <w:rsid w:val="004716B8"/>
    <w:rsid w:val="004718EE"/>
    <w:rsid w:val="00471F45"/>
    <w:rsid w:val="0047208C"/>
    <w:rsid w:val="0047217F"/>
    <w:rsid w:val="004729A6"/>
    <w:rsid w:val="004731E1"/>
    <w:rsid w:val="00473A3A"/>
    <w:rsid w:val="00473CD9"/>
    <w:rsid w:val="00473DEE"/>
    <w:rsid w:val="00474014"/>
    <w:rsid w:val="004740AF"/>
    <w:rsid w:val="004743F6"/>
    <w:rsid w:val="00474E98"/>
    <w:rsid w:val="00474EE8"/>
    <w:rsid w:val="00475617"/>
    <w:rsid w:val="00475E4E"/>
    <w:rsid w:val="004766E7"/>
    <w:rsid w:val="00476D3A"/>
    <w:rsid w:val="004776BE"/>
    <w:rsid w:val="0048097C"/>
    <w:rsid w:val="0048124A"/>
    <w:rsid w:val="00481B3F"/>
    <w:rsid w:val="00481F3B"/>
    <w:rsid w:val="00482028"/>
    <w:rsid w:val="00482A7D"/>
    <w:rsid w:val="00482C25"/>
    <w:rsid w:val="004830FC"/>
    <w:rsid w:val="00483174"/>
    <w:rsid w:val="0048364C"/>
    <w:rsid w:val="00483A90"/>
    <w:rsid w:val="004845CD"/>
    <w:rsid w:val="00484DD9"/>
    <w:rsid w:val="00484F5A"/>
    <w:rsid w:val="004851DB"/>
    <w:rsid w:val="004856E6"/>
    <w:rsid w:val="0048632F"/>
    <w:rsid w:val="00486BB0"/>
    <w:rsid w:val="0048719A"/>
    <w:rsid w:val="004871CF"/>
    <w:rsid w:val="0048774A"/>
    <w:rsid w:val="00487C87"/>
    <w:rsid w:val="00487D62"/>
    <w:rsid w:val="0049003B"/>
    <w:rsid w:val="004909AE"/>
    <w:rsid w:val="00491043"/>
    <w:rsid w:val="004910CF"/>
    <w:rsid w:val="00491694"/>
    <w:rsid w:val="004916B5"/>
    <w:rsid w:val="0049182C"/>
    <w:rsid w:val="00491AD0"/>
    <w:rsid w:val="00491C33"/>
    <w:rsid w:val="00491DBA"/>
    <w:rsid w:val="00492177"/>
    <w:rsid w:val="00492CE8"/>
    <w:rsid w:val="0049316D"/>
    <w:rsid w:val="00493C89"/>
    <w:rsid w:val="00493D22"/>
    <w:rsid w:val="00494325"/>
    <w:rsid w:val="0049486A"/>
    <w:rsid w:val="0049595C"/>
    <w:rsid w:val="00496141"/>
    <w:rsid w:val="00496441"/>
    <w:rsid w:val="00496A40"/>
    <w:rsid w:val="004A0463"/>
    <w:rsid w:val="004A0888"/>
    <w:rsid w:val="004A0948"/>
    <w:rsid w:val="004A0C53"/>
    <w:rsid w:val="004A184B"/>
    <w:rsid w:val="004A2329"/>
    <w:rsid w:val="004A289F"/>
    <w:rsid w:val="004A325B"/>
    <w:rsid w:val="004A3646"/>
    <w:rsid w:val="004A4942"/>
    <w:rsid w:val="004A4E2B"/>
    <w:rsid w:val="004A5185"/>
    <w:rsid w:val="004A5309"/>
    <w:rsid w:val="004A5BA0"/>
    <w:rsid w:val="004A5D0C"/>
    <w:rsid w:val="004A69C2"/>
    <w:rsid w:val="004A6C4F"/>
    <w:rsid w:val="004A74A2"/>
    <w:rsid w:val="004B08C6"/>
    <w:rsid w:val="004B0EBF"/>
    <w:rsid w:val="004B0F8B"/>
    <w:rsid w:val="004B161E"/>
    <w:rsid w:val="004B1795"/>
    <w:rsid w:val="004B18AE"/>
    <w:rsid w:val="004B2313"/>
    <w:rsid w:val="004B2830"/>
    <w:rsid w:val="004B2F23"/>
    <w:rsid w:val="004B2F57"/>
    <w:rsid w:val="004B3CEE"/>
    <w:rsid w:val="004B46F8"/>
    <w:rsid w:val="004B49CD"/>
    <w:rsid w:val="004B4B0C"/>
    <w:rsid w:val="004B4DE3"/>
    <w:rsid w:val="004B5D36"/>
    <w:rsid w:val="004B64FB"/>
    <w:rsid w:val="004B676D"/>
    <w:rsid w:val="004B67BB"/>
    <w:rsid w:val="004B7EEC"/>
    <w:rsid w:val="004C0226"/>
    <w:rsid w:val="004C02D1"/>
    <w:rsid w:val="004C0761"/>
    <w:rsid w:val="004C1306"/>
    <w:rsid w:val="004C136F"/>
    <w:rsid w:val="004C1372"/>
    <w:rsid w:val="004C1657"/>
    <w:rsid w:val="004C1CC0"/>
    <w:rsid w:val="004C1D58"/>
    <w:rsid w:val="004C1DE9"/>
    <w:rsid w:val="004C1FE1"/>
    <w:rsid w:val="004C23C9"/>
    <w:rsid w:val="004C2F70"/>
    <w:rsid w:val="004C30CB"/>
    <w:rsid w:val="004C3520"/>
    <w:rsid w:val="004C381C"/>
    <w:rsid w:val="004C3996"/>
    <w:rsid w:val="004C3C56"/>
    <w:rsid w:val="004C4756"/>
    <w:rsid w:val="004C4ADB"/>
    <w:rsid w:val="004C5223"/>
    <w:rsid w:val="004C5ADD"/>
    <w:rsid w:val="004C6C67"/>
    <w:rsid w:val="004C709A"/>
    <w:rsid w:val="004C71A1"/>
    <w:rsid w:val="004C7522"/>
    <w:rsid w:val="004C7AB0"/>
    <w:rsid w:val="004C7E0E"/>
    <w:rsid w:val="004C7E53"/>
    <w:rsid w:val="004D00FD"/>
    <w:rsid w:val="004D0383"/>
    <w:rsid w:val="004D0AED"/>
    <w:rsid w:val="004D1880"/>
    <w:rsid w:val="004D1E3E"/>
    <w:rsid w:val="004D301D"/>
    <w:rsid w:val="004D3416"/>
    <w:rsid w:val="004D3B44"/>
    <w:rsid w:val="004D4295"/>
    <w:rsid w:val="004D4345"/>
    <w:rsid w:val="004D4898"/>
    <w:rsid w:val="004D5042"/>
    <w:rsid w:val="004D57CE"/>
    <w:rsid w:val="004D5A62"/>
    <w:rsid w:val="004D5F10"/>
    <w:rsid w:val="004D642C"/>
    <w:rsid w:val="004D7321"/>
    <w:rsid w:val="004D7981"/>
    <w:rsid w:val="004E1926"/>
    <w:rsid w:val="004E1F67"/>
    <w:rsid w:val="004E21E0"/>
    <w:rsid w:val="004E2FB7"/>
    <w:rsid w:val="004E3244"/>
    <w:rsid w:val="004E3A9B"/>
    <w:rsid w:val="004E3E82"/>
    <w:rsid w:val="004E4193"/>
    <w:rsid w:val="004E439E"/>
    <w:rsid w:val="004E43FD"/>
    <w:rsid w:val="004E46A6"/>
    <w:rsid w:val="004E4D33"/>
    <w:rsid w:val="004E521A"/>
    <w:rsid w:val="004E52DC"/>
    <w:rsid w:val="004E5650"/>
    <w:rsid w:val="004E5862"/>
    <w:rsid w:val="004E5F12"/>
    <w:rsid w:val="004E5FC7"/>
    <w:rsid w:val="004E6D51"/>
    <w:rsid w:val="004E75EE"/>
    <w:rsid w:val="004E76CA"/>
    <w:rsid w:val="004E7A6B"/>
    <w:rsid w:val="004F042C"/>
    <w:rsid w:val="004F043A"/>
    <w:rsid w:val="004F17AC"/>
    <w:rsid w:val="004F1B10"/>
    <w:rsid w:val="004F1EA1"/>
    <w:rsid w:val="004F2BDF"/>
    <w:rsid w:val="004F2BFC"/>
    <w:rsid w:val="004F2EAD"/>
    <w:rsid w:val="004F3635"/>
    <w:rsid w:val="004F3F3D"/>
    <w:rsid w:val="004F400C"/>
    <w:rsid w:val="004F4128"/>
    <w:rsid w:val="004F478C"/>
    <w:rsid w:val="004F47E4"/>
    <w:rsid w:val="004F4859"/>
    <w:rsid w:val="004F4A22"/>
    <w:rsid w:val="004F52F0"/>
    <w:rsid w:val="004F5346"/>
    <w:rsid w:val="004F56C8"/>
    <w:rsid w:val="004F598D"/>
    <w:rsid w:val="004F6DD5"/>
    <w:rsid w:val="004F6E58"/>
    <w:rsid w:val="004F7665"/>
    <w:rsid w:val="004F7A21"/>
    <w:rsid w:val="004F7FB6"/>
    <w:rsid w:val="005001CB"/>
    <w:rsid w:val="00500416"/>
    <w:rsid w:val="00500C0D"/>
    <w:rsid w:val="00501718"/>
    <w:rsid w:val="005020E4"/>
    <w:rsid w:val="00502B3C"/>
    <w:rsid w:val="00503101"/>
    <w:rsid w:val="0050398E"/>
    <w:rsid w:val="005043BF"/>
    <w:rsid w:val="0050515F"/>
    <w:rsid w:val="00505FD4"/>
    <w:rsid w:val="00505FF1"/>
    <w:rsid w:val="00507221"/>
    <w:rsid w:val="005074A1"/>
    <w:rsid w:val="00507539"/>
    <w:rsid w:val="005076D0"/>
    <w:rsid w:val="00507C7A"/>
    <w:rsid w:val="00507E36"/>
    <w:rsid w:val="00507F3D"/>
    <w:rsid w:val="0051038D"/>
    <w:rsid w:val="00510521"/>
    <w:rsid w:val="00510783"/>
    <w:rsid w:val="0051089C"/>
    <w:rsid w:val="005108A4"/>
    <w:rsid w:val="00511205"/>
    <w:rsid w:val="005114DE"/>
    <w:rsid w:val="005116FB"/>
    <w:rsid w:val="00511B38"/>
    <w:rsid w:val="00512606"/>
    <w:rsid w:val="00512B17"/>
    <w:rsid w:val="00512BCC"/>
    <w:rsid w:val="005134A0"/>
    <w:rsid w:val="00513E88"/>
    <w:rsid w:val="00513EBA"/>
    <w:rsid w:val="00514AA4"/>
    <w:rsid w:val="00514DEE"/>
    <w:rsid w:val="00515545"/>
    <w:rsid w:val="00515655"/>
    <w:rsid w:val="005159DA"/>
    <w:rsid w:val="005161F9"/>
    <w:rsid w:val="00516389"/>
    <w:rsid w:val="00516CC3"/>
    <w:rsid w:val="00516F55"/>
    <w:rsid w:val="00516F7B"/>
    <w:rsid w:val="005178AA"/>
    <w:rsid w:val="00517AD0"/>
    <w:rsid w:val="00517EFF"/>
    <w:rsid w:val="00517F0F"/>
    <w:rsid w:val="0052082B"/>
    <w:rsid w:val="00520AFD"/>
    <w:rsid w:val="00520F0C"/>
    <w:rsid w:val="00520FAF"/>
    <w:rsid w:val="0052149D"/>
    <w:rsid w:val="00521CF1"/>
    <w:rsid w:val="00521D5C"/>
    <w:rsid w:val="005228D8"/>
    <w:rsid w:val="00523022"/>
    <w:rsid w:val="00523756"/>
    <w:rsid w:val="0052413E"/>
    <w:rsid w:val="00524CBC"/>
    <w:rsid w:val="005254D4"/>
    <w:rsid w:val="00526ACA"/>
    <w:rsid w:val="00526DF8"/>
    <w:rsid w:val="00526F5B"/>
    <w:rsid w:val="00527022"/>
    <w:rsid w:val="0052720B"/>
    <w:rsid w:val="00527294"/>
    <w:rsid w:val="00527B46"/>
    <w:rsid w:val="005301C6"/>
    <w:rsid w:val="00530589"/>
    <w:rsid w:val="0053087D"/>
    <w:rsid w:val="00531828"/>
    <w:rsid w:val="00531B9E"/>
    <w:rsid w:val="0053209A"/>
    <w:rsid w:val="0053223F"/>
    <w:rsid w:val="0053252B"/>
    <w:rsid w:val="005327CD"/>
    <w:rsid w:val="005329E6"/>
    <w:rsid w:val="00532B76"/>
    <w:rsid w:val="00532DBD"/>
    <w:rsid w:val="00532E9F"/>
    <w:rsid w:val="00533766"/>
    <w:rsid w:val="00533F18"/>
    <w:rsid w:val="00534432"/>
    <w:rsid w:val="00534EE1"/>
    <w:rsid w:val="00535008"/>
    <w:rsid w:val="0053524A"/>
    <w:rsid w:val="00535DCA"/>
    <w:rsid w:val="00536025"/>
    <w:rsid w:val="00536062"/>
    <w:rsid w:val="00536127"/>
    <w:rsid w:val="0053763B"/>
    <w:rsid w:val="005377DF"/>
    <w:rsid w:val="00537B4F"/>
    <w:rsid w:val="00540B44"/>
    <w:rsid w:val="00540C4F"/>
    <w:rsid w:val="00540D22"/>
    <w:rsid w:val="00540DB0"/>
    <w:rsid w:val="005417BD"/>
    <w:rsid w:val="00542508"/>
    <w:rsid w:val="005427C1"/>
    <w:rsid w:val="00542C57"/>
    <w:rsid w:val="00543527"/>
    <w:rsid w:val="00543B9B"/>
    <w:rsid w:val="0054443C"/>
    <w:rsid w:val="00545434"/>
    <w:rsid w:val="005455A7"/>
    <w:rsid w:val="0054564A"/>
    <w:rsid w:val="00545BF0"/>
    <w:rsid w:val="00545CAA"/>
    <w:rsid w:val="00545D58"/>
    <w:rsid w:val="0054646F"/>
    <w:rsid w:val="005466F9"/>
    <w:rsid w:val="00546A77"/>
    <w:rsid w:val="00546E89"/>
    <w:rsid w:val="0054753C"/>
    <w:rsid w:val="00547C55"/>
    <w:rsid w:val="00547F46"/>
    <w:rsid w:val="00550A4D"/>
    <w:rsid w:val="00550BDE"/>
    <w:rsid w:val="00550F43"/>
    <w:rsid w:val="00551617"/>
    <w:rsid w:val="00551D70"/>
    <w:rsid w:val="00551F1E"/>
    <w:rsid w:val="0055228A"/>
    <w:rsid w:val="00552A5C"/>
    <w:rsid w:val="005532EF"/>
    <w:rsid w:val="00553331"/>
    <w:rsid w:val="00553430"/>
    <w:rsid w:val="00553613"/>
    <w:rsid w:val="005539CA"/>
    <w:rsid w:val="00553A19"/>
    <w:rsid w:val="00553A53"/>
    <w:rsid w:val="00553BC8"/>
    <w:rsid w:val="00554064"/>
    <w:rsid w:val="00554199"/>
    <w:rsid w:val="0055433B"/>
    <w:rsid w:val="005547C3"/>
    <w:rsid w:val="00554B59"/>
    <w:rsid w:val="00554F68"/>
    <w:rsid w:val="0055541F"/>
    <w:rsid w:val="00556139"/>
    <w:rsid w:val="00556792"/>
    <w:rsid w:val="0055689B"/>
    <w:rsid w:val="00556B66"/>
    <w:rsid w:val="00556C5A"/>
    <w:rsid w:val="00556CF8"/>
    <w:rsid w:val="00556FFB"/>
    <w:rsid w:val="0055700E"/>
    <w:rsid w:val="00557197"/>
    <w:rsid w:val="00557B70"/>
    <w:rsid w:val="005600B7"/>
    <w:rsid w:val="00560140"/>
    <w:rsid w:val="00560C75"/>
    <w:rsid w:val="00560DD9"/>
    <w:rsid w:val="00560DDC"/>
    <w:rsid w:val="005614C9"/>
    <w:rsid w:val="00561F49"/>
    <w:rsid w:val="005623C6"/>
    <w:rsid w:val="00562596"/>
    <w:rsid w:val="00562AF3"/>
    <w:rsid w:val="005632A2"/>
    <w:rsid w:val="00563F01"/>
    <w:rsid w:val="00563F73"/>
    <w:rsid w:val="0056469B"/>
    <w:rsid w:val="00564771"/>
    <w:rsid w:val="005648C5"/>
    <w:rsid w:val="00565042"/>
    <w:rsid w:val="005651C6"/>
    <w:rsid w:val="0056561C"/>
    <w:rsid w:val="00565A7D"/>
    <w:rsid w:val="005660BB"/>
    <w:rsid w:val="00566281"/>
    <w:rsid w:val="00566300"/>
    <w:rsid w:val="005667A1"/>
    <w:rsid w:val="00566C2B"/>
    <w:rsid w:val="0056735B"/>
    <w:rsid w:val="0056736A"/>
    <w:rsid w:val="00567745"/>
    <w:rsid w:val="005679BC"/>
    <w:rsid w:val="00567B15"/>
    <w:rsid w:val="0057015C"/>
    <w:rsid w:val="00570933"/>
    <w:rsid w:val="005709A0"/>
    <w:rsid w:val="00571D8C"/>
    <w:rsid w:val="005723A4"/>
    <w:rsid w:val="00572548"/>
    <w:rsid w:val="00572975"/>
    <w:rsid w:val="0057319E"/>
    <w:rsid w:val="00573664"/>
    <w:rsid w:val="005737B5"/>
    <w:rsid w:val="00573974"/>
    <w:rsid w:val="005739F3"/>
    <w:rsid w:val="00574E9C"/>
    <w:rsid w:val="005753E0"/>
    <w:rsid w:val="005753F3"/>
    <w:rsid w:val="005755ED"/>
    <w:rsid w:val="00575D08"/>
    <w:rsid w:val="00575FB5"/>
    <w:rsid w:val="00576468"/>
    <w:rsid w:val="00576A27"/>
    <w:rsid w:val="00576C88"/>
    <w:rsid w:val="00577B1B"/>
    <w:rsid w:val="00577B78"/>
    <w:rsid w:val="00577D44"/>
    <w:rsid w:val="00581108"/>
    <w:rsid w:val="00581173"/>
    <w:rsid w:val="0058210C"/>
    <w:rsid w:val="00582339"/>
    <w:rsid w:val="0058248A"/>
    <w:rsid w:val="00582DC3"/>
    <w:rsid w:val="00582E9B"/>
    <w:rsid w:val="00583F8C"/>
    <w:rsid w:val="005846E2"/>
    <w:rsid w:val="00584E2B"/>
    <w:rsid w:val="0058592C"/>
    <w:rsid w:val="00585C46"/>
    <w:rsid w:val="005861EC"/>
    <w:rsid w:val="005865BD"/>
    <w:rsid w:val="00586F3A"/>
    <w:rsid w:val="005872DD"/>
    <w:rsid w:val="00587C3B"/>
    <w:rsid w:val="005901A1"/>
    <w:rsid w:val="0059020F"/>
    <w:rsid w:val="00590BDB"/>
    <w:rsid w:val="0059185C"/>
    <w:rsid w:val="00591866"/>
    <w:rsid w:val="00591D04"/>
    <w:rsid w:val="005920BC"/>
    <w:rsid w:val="00592375"/>
    <w:rsid w:val="00592655"/>
    <w:rsid w:val="00592BDD"/>
    <w:rsid w:val="005932F7"/>
    <w:rsid w:val="00593796"/>
    <w:rsid w:val="00593EE2"/>
    <w:rsid w:val="00593FBD"/>
    <w:rsid w:val="00594775"/>
    <w:rsid w:val="0059551C"/>
    <w:rsid w:val="00597032"/>
    <w:rsid w:val="005972B3"/>
    <w:rsid w:val="0059730E"/>
    <w:rsid w:val="005979A7"/>
    <w:rsid w:val="00597B28"/>
    <w:rsid w:val="005A0194"/>
    <w:rsid w:val="005A044F"/>
    <w:rsid w:val="005A060C"/>
    <w:rsid w:val="005A0962"/>
    <w:rsid w:val="005A10E7"/>
    <w:rsid w:val="005A1149"/>
    <w:rsid w:val="005A12DA"/>
    <w:rsid w:val="005A1850"/>
    <w:rsid w:val="005A1AA4"/>
    <w:rsid w:val="005A2C55"/>
    <w:rsid w:val="005A2DCE"/>
    <w:rsid w:val="005A3CD9"/>
    <w:rsid w:val="005A4099"/>
    <w:rsid w:val="005A4491"/>
    <w:rsid w:val="005A535A"/>
    <w:rsid w:val="005A5CC6"/>
    <w:rsid w:val="005A6303"/>
    <w:rsid w:val="005A695B"/>
    <w:rsid w:val="005A7766"/>
    <w:rsid w:val="005A78C9"/>
    <w:rsid w:val="005A7938"/>
    <w:rsid w:val="005A7C32"/>
    <w:rsid w:val="005B1467"/>
    <w:rsid w:val="005B18FD"/>
    <w:rsid w:val="005B1C7D"/>
    <w:rsid w:val="005B1E50"/>
    <w:rsid w:val="005B1F8B"/>
    <w:rsid w:val="005B2051"/>
    <w:rsid w:val="005B3D26"/>
    <w:rsid w:val="005B3DEC"/>
    <w:rsid w:val="005B4855"/>
    <w:rsid w:val="005B4A3F"/>
    <w:rsid w:val="005B5139"/>
    <w:rsid w:val="005B5EE4"/>
    <w:rsid w:val="005B63B4"/>
    <w:rsid w:val="005B644C"/>
    <w:rsid w:val="005B6545"/>
    <w:rsid w:val="005B6D9A"/>
    <w:rsid w:val="005B715D"/>
    <w:rsid w:val="005B79C7"/>
    <w:rsid w:val="005B7AF6"/>
    <w:rsid w:val="005C024F"/>
    <w:rsid w:val="005C063B"/>
    <w:rsid w:val="005C079B"/>
    <w:rsid w:val="005C09EF"/>
    <w:rsid w:val="005C1C50"/>
    <w:rsid w:val="005C1EB0"/>
    <w:rsid w:val="005C2044"/>
    <w:rsid w:val="005C229E"/>
    <w:rsid w:val="005C23EA"/>
    <w:rsid w:val="005C29EB"/>
    <w:rsid w:val="005C2EA2"/>
    <w:rsid w:val="005C3981"/>
    <w:rsid w:val="005C4E63"/>
    <w:rsid w:val="005C4EF9"/>
    <w:rsid w:val="005C548E"/>
    <w:rsid w:val="005C54B1"/>
    <w:rsid w:val="005C5E76"/>
    <w:rsid w:val="005C61B3"/>
    <w:rsid w:val="005C653C"/>
    <w:rsid w:val="005C69AC"/>
    <w:rsid w:val="005C6A75"/>
    <w:rsid w:val="005C6AD4"/>
    <w:rsid w:val="005C6DED"/>
    <w:rsid w:val="005C70A3"/>
    <w:rsid w:val="005C710E"/>
    <w:rsid w:val="005C7ED5"/>
    <w:rsid w:val="005D0151"/>
    <w:rsid w:val="005D01BA"/>
    <w:rsid w:val="005D05F3"/>
    <w:rsid w:val="005D0B28"/>
    <w:rsid w:val="005D0EB8"/>
    <w:rsid w:val="005D163C"/>
    <w:rsid w:val="005D18E3"/>
    <w:rsid w:val="005D22AC"/>
    <w:rsid w:val="005D239A"/>
    <w:rsid w:val="005D299D"/>
    <w:rsid w:val="005D29DA"/>
    <w:rsid w:val="005D33BE"/>
    <w:rsid w:val="005D3CBE"/>
    <w:rsid w:val="005D466C"/>
    <w:rsid w:val="005D4F17"/>
    <w:rsid w:val="005D50D3"/>
    <w:rsid w:val="005D5A0C"/>
    <w:rsid w:val="005D678B"/>
    <w:rsid w:val="005D6ED1"/>
    <w:rsid w:val="005D7ACA"/>
    <w:rsid w:val="005E06C1"/>
    <w:rsid w:val="005E0F12"/>
    <w:rsid w:val="005E11CF"/>
    <w:rsid w:val="005E12D4"/>
    <w:rsid w:val="005E15E1"/>
    <w:rsid w:val="005E1EF0"/>
    <w:rsid w:val="005E2761"/>
    <w:rsid w:val="005E29DC"/>
    <w:rsid w:val="005E2A1E"/>
    <w:rsid w:val="005E2F0C"/>
    <w:rsid w:val="005E3551"/>
    <w:rsid w:val="005E3985"/>
    <w:rsid w:val="005E3D6B"/>
    <w:rsid w:val="005E4726"/>
    <w:rsid w:val="005E4A3E"/>
    <w:rsid w:val="005E4D63"/>
    <w:rsid w:val="005E4E3C"/>
    <w:rsid w:val="005E5206"/>
    <w:rsid w:val="005E52F4"/>
    <w:rsid w:val="005E568C"/>
    <w:rsid w:val="005E5709"/>
    <w:rsid w:val="005E57F7"/>
    <w:rsid w:val="005E5852"/>
    <w:rsid w:val="005E6999"/>
    <w:rsid w:val="005E6B3B"/>
    <w:rsid w:val="005E6C1F"/>
    <w:rsid w:val="005E6C73"/>
    <w:rsid w:val="005E75CA"/>
    <w:rsid w:val="005F0184"/>
    <w:rsid w:val="005F06CC"/>
    <w:rsid w:val="005F091C"/>
    <w:rsid w:val="005F183F"/>
    <w:rsid w:val="005F1EFA"/>
    <w:rsid w:val="005F1F89"/>
    <w:rsid w:val="005F211A"/>
    <w:rsid w:val="005F228F"/>
    <w:rsid w:val="005F2AE3"/>
    <w:rsid w:val="005F3776"/>
    <w:rsid w:val="005F39C4"/>
    <w:rsid w:val="005F4218"/>
    <w:rsid w:val="005F455D"/>
    <w:rsid w:val="005F4D2A"/>
    <w:rsid w:val="005F500D"/>
    <w:rsid w:val="005F5495"/>
    <w:rsid w:val="005F57C3"/>
    <w:rsid w:val="005F5995"/>
    <w:rsid w:val="005F5C92"/>
    <w:rsid w:val="005F6512"/>
    <w:rsid w:val="005F6DCA"/>
    <w:rsid w:val="005F6E1A"/>
    <w:rsid w:val="005F6E61"/>
    <w:rsid w:val="005F7105"/>
    <w:rsid w:val="005F77DA"/>
    <w:rsid w:val="00600779"/>
    <w:rsid w:val="00600E9B"/>
    <w:rsid w:val="00601195"/>
    <w:rsid w:val="0060129B"/>
    <w:rsid w:val="00601433"/>
    <w:rsid w:val="00601571"/>
    <w:rsid w:val="00602433"/>
    <w:rsid w:val="0060291D"/>
    <w:rsid w:val="00602BA7"/>
    <w:rsid w:val="00603472"/>
    <w:rsid w:val="00603A6B"/>
    <w:rsid w:val="006042F8"/>
    <w:rsid w:val="006047B2"/>
    <w:rsid w:val="006051BE"/>
    <w:rsid w:val="0060544F"/>
    <w:rsid w:val="00605626"/>
    <w:rsid w:val="006062DE"/>
    <w:rsid w:val="006068D0"/>
    <w:rsid w:val="00606AD1"/>
    <w:rsid w:val="0060710A"/>
    <w:rsid w:val="00607225"/>
    <w:rsid w:val="006074EC"/>
    <w:rsid w:val="00607524"/>
    <w:rsid w:val="00607772"/>
    <w:rsid w:val="00610415"/>
    <w:rsid w:val="0061086B"/>
    <w:rsid w:val="00611649"/>
    <w:rsid w:val="0061168C"/>
    <w:rsid w:val="00611CA9"/>
    <w:rsid w:val="00611F59"/>
    <w:rsid w:val="006125C7"/>
    <w:rsid w:val="00612BFA"/>
    <w:rsid w:val="00612D28"/>
    <w:rsid w:val="00613038"/>
    <w:rsid w:val="00613781"/>
    <w:rsid w:val="006138C7"/>
    <w:rsid w:val="00613DCF"/>
    <w:rsid w:val="0061462F"/>
    <w:rsid w:val="006148CD"/>
    <w:rsid w:val="006148E9"/>
    <w:rsid w:val="00615557"/>
    <w:rsid w:val="00615598"/>
    <w:rsid w:val="0061660A"/>
    <w:rsid w:val="006169E4"/>
    <w:rsid w:val="0061700C"/>
    <w:rsid w:val="00617652"/>
    <w:rsid w:val="00620093"/>
    <w:rsid w:val="00620669"/>
    <w:rsid w:val="00621066"/>
    <w:rsid w:val="0062125B"/>
    <w:rsid w:val="00621899"/>
    <w:rsid w:val="00621D66"/>
    <w:rsid w:val="006222C5"/>
    <w:rsid w:val="006227F0"/>
    <w:rsid w:val="006248CE"/>
    <w:rsid w:val="00624C49"/>
    <w:rsid w:val="0062518F"/>
    <w:rsid w:val="006252BD"/>
    <w:rsid w:val="00625754"/>
    <w:rsid w:val="00625A2E"/>
    <w:rsid w:val="00625B9D"/>
    <w:rsid w:val="00625E53"/>
    <w:rsid w:val="00627042"/>
    <w:rsid w:val="00627290"/>
    <w:rsid w:val="00627E8C"/>
    <w:rsid w:val="00630830"/>
    <w:rsid w:val="00631502"/>
    <w:rsid w:val="00631902"/>
    <w:rsid w:val="00632B57"/>
    <w:rsid w:val="006332F1"/>
    <w:rsid w:val="00633478"/>
    <w:rsid w:val="00633B19"/>
    <w:rsid w:val="006342CA"/>
    <w:rsid w:val="0063499D"/>
    <w:rsid w:val="006349F5"/>
    <w:rsid w:val="00634B00"/>
    <w:rsid w:val="00635140"/>
    <w:rsid w:val="0063685B"/>
    <w:rsid w:val="00636C41"/>
    <w:rsid w:val="00636FC8"/>
    <w:rsid w:val="00637613"/>
    <w:rsid w:val="00640430"/>
    <w:rsid w:val="00640C89"/>
    <w:rsid w:val="00641DC9"/>
    <w:rsid w:val="0064271D"/>
    <w:rsid w:val="00642AC6"/>
    <w:rsid w:val="00642D4B"/>
    <w:rsid w:val="0064389C"/>
    <w:rsid w:val="00644378"/>
    <w:rsid w:val="00644A5E"/>
    <w:rsid w:val="00644AFE"/>
    <w:rsid w:val="00644BCD"/>
    <w:rsid w:val="0064513A"/>
    <w:rsid w:val="0064559B"/>
    <w:rsid w:val="00645897"/>
    <w:rsid w:val="00645BB3"/>
    <w:rsid w:val="00646B87"/>
    <w:rsid w:val="00646EB7"/>
    <w:rsid w:val="00650041"/>
    <w:rsid w:val="00650493"/>
    <w:rsid w:val="006507C9"/>
    <w:rsid w:val="0065084A"/>
    <w:rsid w:val="00650C12"/>
    <w:rsid w:val="00651194"/>
    <w:rsid w:val="0065124C"/>
    <w:rsid w:val="0065130D"/>
    <w:rsid w:val="006516A4"/>
    <w:rsid w:val="006518A3"/>
    <w:rsid w:val="006519D7"/>
    <w:rsid w:val="00651BF1"/>
    <w:rsid w:val="006528B6"/>
    <w:rsid w:val="00653A10"/>
    <w:rsid w:val="00653C2B"/>
    <w:rsid w:val="00654C9B"/>
    <w:rsid w:val="0065563C"/>
    <w:rsid w:val="00655D34"/>
    <w:rsid w:val="00655D3F"/>
    <w:rsid w:val="00655F3E"/>
    <w:rsid w:val="00656711"/>
    <w:rsid w:val="006567FB"/>
    <w:rsid w:val="00656991"/>
    <w:rsid w:val="00656E23"/>
    <w:rsid w:val="006570CF"/>
    <w:rsid w:val="00657109"/>
    <w:rsid w:val="0065734B"/>
    <w:rsid w:val="00657379"/>
    <w:rsid w:val="00657671"/>
    <w:rsid w:val="0065775A"/>
    <w:rsid w:val="00657BB4"/>
    <w:rsid w:val="00657CF1"/>
    <w:rsid w:val="006604B7"/>
    <w:rsid w:val="00660844"/>
    <w:rsid w:val="006613E9"/>
    <w:rsid w:val="00661448"/>
    <w:rsid w:val="006618A1"/>
    <w:rsid w:val="00661CB4"/>
    <w:rsid w:val="0066220E"/>
    <w:rsid w:val="006627E0"/>
    <w:rsid w:val="006628E2"/>
    <w:rsid w:val="00663074"/>
    <w:rsid w:val="00663899"/>
    <w:rsid w:val="00663B1C"/>
    <w:rsid w:val="00664BF2"/>
    <w:rsid w:val="00664FDF"/>
    <w:rsid w:val="006650A7"/>
    <w:rsid w:val="006652ED"/>
    <w:rsid w:val="00666C47"/>
    <w:rsid w:val="00666C8D"/>
    <w:rsid w:val="00666E1B"/>
    <w:rsid w:val="00667208"/>
    <w:rsid w:val="00667505"/>
    <w:rsid w:val="00667C8C"/>
    <w:rsid w:val="006700AA"/>
    <w:rsid w:val="00670303"/>
    <w:rsid w:val="0067093A"/>
    <w:rsid w:val="00670ACA"/>
    <w:rsid w:val="00671AF6"/>
    <w:rsid w:val="00671B60"/>
    <w:rsid w:val="00671D26"/>
    <w:rsid w:val="00672024"/>
    <w:rsid w:val="00673673"/>
    <w:rsid w:val="00673881"/>
    <w:rsid w:val="00673A51"/>
    <w:rsid w:val="00673B7A"/>
    <w:rsid w:val="00673FF5"/>
    <w:rsid w:val="006746A2"/>
    <w:rsid w:val="006747C8"/>
    <w:rsid w:val="00674B7C"/>
    <w:rsid w:val="0067547B"/>
    <w:rsid w:val="00675741"/>
    <w:rsid w:val="0067610D"/>
    <w:rsid w:val="006765AD"/>
    <w:rsid w:val="006769E8"/>
    <w:rsid w:val="00676AB9"/>
    <w:rsid w:val="00676E97"/>
    <w:rsid w:val="006777EA"/>
    <w:rsid w:val="006815CA"/>
    <w:rsid w:val="00681631"/>
    <w:rsid w:val="00681639"/>
    <w:rsid w:val="00681C4A"/>
    <w:rsid w:val="00681F1B"/>
    <w:rsid w:val="00681F93"/>
    <w:rsid w:val="00683E58"/>
    <w:rsid w:val="00683F93"/>
    <w:rsid w:val="00684051"/>
    <w:rsid w:val="006848BF"/>
    <w:rsid w:val="006850BA"/>
    <w:rsid w:val="006854E5"/>
    <w:rsid w:val="00685770"/>
    <w:rsid w:val="00686444"/>
    <w:rsid w:val="0068692A"/>
    <w:rsid w:val="0068705D"/>
    <w:rsid w:val="00687E42"/>
    <w:rsid w:val="006901D0"/>
    <w:rsid w:val="00690A96"/>
    <w:rsid w:val="006911F4"/>
    <w:rsid w:val="00691762"/>
    <w:rsid w:val="006924FA"/>
    <w:rsid w:val="00692CDC"/>
    <w:rsid w:val="00692EB4"/>
    <w:rsid w:val="0069339F"/>
    <w:rsid w:val="006936D5"/>
    <w:rsid w:val="00693878"/>
    <w:rsid w:val="00693DB0"/>
    <w:rsid w:val="00694DDA"/>
    <w:rsid w:val="006955BA"/>
    <w:rsid w:val="006957A2"/>
    <w:rsid w:val="0069587E"/>
    <w:rsid w:val="00696583"/>
    <w:rsid w:val="00696AF1"/>
    <w:rsid w:val="00696CD2"/>
    <w:rsid w:val="00696F91"/>
    <w:rsid w:val="006970CE"/>
    <w:rsid w:val="006974C6"/>
    <w:rsid w:val="006978AB"/>
    <w:rsid w:val="006A0CEE"/>
    <w:rsid w:val="006A1262"/>
    <w:rsid w:val="006A1387"/>
    <w:rsid w:val="006A155E"/>
    <w:rsid w:val="006A16C9"/>
    <w:rsid w:val="006A244E"/>
    <w:rsid w:val="006A27CB"/>
    <w:rsid w:val="006A2C6B"/>
    <w:rsid w:val="006A3055"/>
    <w:rsid w:val="006A39A8"/>
    <w:rsid w:val="006A3A30"/>
    <w:rsid w:val="006A3A4F"/>
    <w:rsid w:val="006A3C16"/>
    <w:rsid w:val="006A3D91"/>
    <w:rsid w:val="006A3EDA"/>
    <w:rsid w:val="006A42D1"/>
    <w:rsid w:val="006A47F8"/>
    <w:rsid w:val="006A4ADF"/>
    <w:rsid w:val="006A5C6D"/>
    <w:rsid w:val="006A68B8"/>
    <w:rsid w:val="006A6B82"/>
    <w:rsid w:val="006A6CD5"/>
    <w:rsid w:val="006A71BF"/>
    <w:rsid w:val="006A77A2"/>
    <w:rsid w:val="006A7A32"/>
    <w:rsid w:val="006A7B55"/>
    <w:rsid w:val="006A7C09"/>
    <w:rsid w:val="006B0304"/>
    <w:rsid w:val="006B0966"/>
    <w:rsid w:val="006B0ACB"/>
    <w:rsid w:val="006B115D"/>
    <w:rsid w:val="006B1939"/>
    <w:rsid w:val="006B1B74"/>
    <w:rsid w:val="006B2074"/>
    <w:rsid w:val="006B207D"/>
    <w:rsid w:val="006B2180"/>
    <w:rsid w:val="006B29FC"/>
    <w:rsid w:val="006B2A29"/>
    <w:rsid w:val="006B335A"/>
    <w:rsid w:val="006B3385"/>
    <w:rsid w:val="006B421B"/>
    <w:rsid w:val="006B4492"/>
    <w:rsid w:val="006B454D"/>
    <w:rsid w:val="006B4E10"/>
    <w:rsid w:val="006B51CB"/>
    <w:rsid w:val="006B5BBB"/>
    <w:rsid w:val="006B6145"/>
    <w:rsid w:val="006B62E1"/>
    <w:rsid w:val="006B6597"/>
    <w:rsid w:val="006B666D"/>
    <w:rsid w:val="006B6DFD"/>
    <w:rsid w:val="006B70F7"/>
    <w:rsid w:val="006B7A21"/>
    <w:rsid w:val="006B7E31"/>
    <w:rsid w:val="006C0129"/>
    <w:rsid w:val="006C0167"/>
    <w:rsid w:val="006C0769"/>
    <w:rsid w:val="006C0935"/>
    <w:rsid w:val="006C0E4F"/>
    <w:rsid w:val="006C1020"/>
    <w:rsid w:val="006C1C7D"/>
    <w:rsid w:val="006C26B4"/>
    <w:rsid w:val="006C2983"/>
    <w:rsid w:val="006C348C"/>
    <w:rsid w:val="006C35D9"/>
    <w:rsid w:val="006C468C"/>
    <w:rsid w:val="006C515A"/>
    <w:rsid w:val="006C5644"/>
    <w:rsid w:val="006C6552"/>
    <w:rsid w:val="006C7296"/>
    <w:rsid w:val="006C7474"/>
    <w:rsid w:val="006C770B"/>
    <w:rsid w:val="006C77FF"/>
    <w:rsid w:val="006D1002"/>
    <w:rsid w:val="006D10E8"/>
    <w:rsid w:val="006D1288"/>
    <w:rsid w:val="006D12B2"/>
    <w:rsid w:val="006D1650"/>
    <w:rsid w:val="006D1AA1"/>
    <w:rsid w:val="006D2135"/>
    <w:rsid w:val="006D26E8"/>
    <w:rsid w:val="006D2C8B"/>
    <w:rsid w:val="006D2EFC"/>
    <w:rsid w:val="006D3223"/>
    <w:rsid w:val="006D4544"/>
    <w:rsid w:val="006D4863"/>
    <w:rsid w:val="006D4898"/>
    <w:rsid w:val="006D4AFF"/>
    <w:rsid w:val="006D4B0C"/>
    <w:rsid w:val="006D545C"/>
    <w:rsid w:val="006D5618"/>
    <w:rsid w:val="006D5BEC"/>
    <w:rsid w:val="006D629C"/>
    <w:rsid w:val="006D6610"/>
    <w:rsid w:val="006D6ACB"/>
    <w:rsid w:val="006D6CB9"/>
    <w:rsid w:val="006D7050"/>
    <w:rsid w:val="006D7829"/>
    <w:rsid w:val="006E02AB"/>
    <w:rsid w:val="006E05A5"/>
    <w:rsid w:val="006E096B"/>
    <w:rsid w:val="006E0991"/>
    <w:rsid w:val="006E0D22"/>
    <w:rsid w:val="006E0D9A"/>
    <w:rsid w:val="006E1587"/>
    <w:rsid w:val="006E1D34"/>
    <w:rsid w:val="006E1ECC"/>
    <w:rsid w:val="006E1F91"/>
    <w:rsid w:val="006E23D8"/>
    <w:rsid w:val="006E2569"/>
    <w:rsid w:val="006E25FE"/>
    <w:rsid w:val="006E2C46"/>
    <w:rsid w:val="006E2D76"/>
    <w:rsid w:val="006E3224"/>
    <w:rsid w:val="006E32F4"/>
    <w:rsid w:val="006E4EA7"/>
    <w:rsid w:val="006E5549"/>
    <w:rsid w:val="006E5744"/>
    <w:rsid w:val="006E5AAF"/>
    <w:rsid w:val="006E62C2"/>
    <w:rsid w:val="006E6ADE"/>
    <w:rsid w:val="006E74CA"/>
    <w:rsid w:val="006E7ADA"/>
    <w:rsid w:val="006E7DCE"/>
    <w:rsid w:val="006E7FE3"/>
    <w:rsid w:val="006F0321"/>
    <w:rsid w:val="006F07BD"/>
    <w:rsid w:val="006F0ECF"/>
    <w:rsid w:val="006F0FCF"/>
    <w:rsid w:val="006F0FF5"/>
    <w:rsid w:val="006F11E2"/>
    <w:rsid w:val="006F17DE"/>
    <w:rsid w:val="006F2276"/>
    <w:rsid w:val="006F2D01"/>
    <w:rsid w:val="006F3752"/>
    <w:rsid w:val="006F39E1"/>
    <w:rsid w:val="006F3EB9"/>
    <w:rsid w:val="006F4362"/>
    <w:rsid w:val="006F4AAD"/>
    <w:rsid w:val="006F4B19"/>
    <w:rsid w:val="006F587C"/>
    <w:rsid w:val="006F589E"/>
    <w:rsid w:val="006F654F"/>
    <w:rsid w:val="006F6C88"/>
    <w:rsid w:val="006F6D08"/>
    <w:rsid w:val="006F75E1"/>
    <w:rsid w:val="006F79ED"/>
    <w:rsid w:val="006F7B0F"/>
    <w:rsid w:val="0070012A"/>
    <w:rsid w:val="0070016E"/>
    <w:rsid w:val="007008A0"/>
    <w:rsid w:val="00700CD5"/>
    <w:rsid w:val="00701232"/>
    <w:rsid w:val="007013C5"/>
    <w:rsid w:val="00701AD5"/>
    <w:rsid w:val="00701F7C"/>
    <w:rsid w:val="0070261B"/>
    <w:rsid w:val="00702844"/>
    <w:rsid w:val="00702E48"/>
    <w:rsid w:val="007032A5"/>
    <w:rsid w:val="00703309"/>
    <w:rsid w:val="00703622"/>
    <w:rsid w:val="00703875"/>
    <w:rsid w:val="00703D5B"/>
    <w:rsid w:val="007042F7"/>
    <w:rsid w:val="00704A17"/>
    <w:rsid w:val="0070509B"/>
    <w:rsid w:val="0070519C"/>
    <w:rsid w:val="007052A1"/>
    <w:rsid w:val="007055C0"/>
    <w:rsid w:val="00705FEB"/>
    <w:rsid w:val="00706396"/>
    <w:rsid w:val="0070647C"/>
    <w:rsid w:val="00706E9F"/>
    <w:rsid w:val="00706F7C"/>
    <w:rsid w:val="007070E7"/>
    <w:rsid w:val="007074EC"/>
    <w:rsid w:val="00707C1A"/>
    <w:rsid w:val="00710847"/>
    <w:rsid w:val="00710B58"/>
    <w:rsid w:val="0071145F"/>
    <w:rsid w:val="0071156F"/>
    <w:rsid w:val="00711FB2"/>
    <w:rsid w:val="00712783"/>
    <w:rsid w:val="00712796"/>
    <w:rsid w:val="00713241"/>
    <w:rsid w:val="007135CA"/>
    <w:rsid w:val="00713875"/>
    <w:rsid w:val="00713B08"/>
    <w:rsid w:val="00713D99"/>
    <w:rsid w:val="0071413E"/>
    <w:rsid w:val="007143E4"/>
    <w:rsid w:val="00714ED1"/>
    <w:rsid w:val="007151D2"/>
    <w:rsid w:val="0071572A"/>
    <w:rsid w:val="00715952"/>
    <w:rsid w:val="00716279"/>
    <w:rsid w:val="0071648A"/>
    <w:rsid w:val="00716CA3"/>
    <w:rsid w:val="00716D0E"/>
    <w:rsid w:val="007172E7"/>
    <w:rsid w:val="007172ED"/>
    <w:rsid w:val="007178E5"/>
    <w:rsid w:val="00717922"/>
    <w:rsid w:val="007203F7"/>
    <w:rsid w:val="0072065C"/>
    <w:rsid w:val="007214C5"/>
    <w:rsid w:val="007229D8"/>
    <w:rsid w:val="00722B73"/>
    <w:rsid w:val="007230F2"/>
    <w:rsid w:val="00723179"/>
    <w:rsid w:val="00724110"/>
    <w:rsid w:val="007245BD"/>
    <w:rsid w:val="007249FC"/>
    <w:rsid w:val="007250CB"/>
    <w:rsid w:val="007252D6"/>
    <w:rsid w:val="007254DD"/>
    <w:rsid w:val="00725946"/>
    <w:rsid w:val="00725F4A"/>
    <w:rsid w:val="007260FD"/>
    <w:rsid w:val="007268BE"/>
    <w:rsid w:val="00727CB7"/>
    <w:rsid w:val="007300AD"/>
    <w:rsid w:val="00730325"/>
    <w:rsid w:val="007304C0"/>
    <w:rsid w:val="007306EF"/>
    <w:rsid w:val="007318EC"/>
    <w:rsid w:val="007321F8"/>
    <w:rsid w:val="00734980"/>
    <w:rsid w:val="00734D97"/>
    <w:rsid w:val="00735046"/>
    <w:rsid w:val="007357D8"/>
    <w:rsid w:val="00735E8E"/>
    <w:rsid w:val="00736076"/>
    <w:rsid w:val="007361B1"/>
    <w:rsid w:val="00736283"/>
    <w:rsid w:val="007362A3"/>
    <w:rsid w:val="007365AF"/>
    <w:rsid w:val="00736830"/>
    <w:rsid w:val="00736B6E"/>
    <w:rsid w:val="00736CCB"/>
    <w:rsid w:val="0073778C"/>
    <w:rsid w:val="00737F43"/>
    <w:rsid w:val="00740425"/>
    <w:rsid w:val="00740AA8"/>
    <w:rsid w:val="00740D1E"/>
    <w:rsid w:val="00741196"/>
    <w:rsid w:val="00741C5E"/>
    <w:rsid w:val="007421E4"/>
    <w:rsid w:val="007426F6"/>
    <w:rsid w:val="00742819"/>
    <w:rsid w:val="0074312C"/>
    <w:rsid w:val="007432A5"/>
    <w:rsid w:val="00743F03"/>
    <w:rsid w:val="007443E7"/>
    <w:rsid w:val="007447F5"/>
    <w:rsid w:val="007448E8"/>
    <w:rsid w:val="00745F2A"/>
    <w:rsid w:val="0074701C"/>
    <w:rsid w:val="007472DF"/>
    <w:rsid w:val="007477BC"/>
    <w:rsid w:val="00747B06"/>
    <w:rsid w:val="00747F64"/>
    <w:rsid w:val="0075070A"/>
    <w:rsid w:val="0075101B"/>
    <w:rsid w:val="00751173"/>
    <w:rsid w:val="007511C1"/>
    <w:rsid w:val="00751BDB"/>
    <w:rsid w:val="00751D17"/>
    <w:rsid w:val="00751E20"/>
    <w:rsid w:val="00751F0C"/>
    <w:rsid w:val="00751F9A"/>
    <w:rsid w:val="0075231A"/>
    <w:rsid w:val="0075357D"/>
    <w:rsid w:val="0075387D"/>
    <w:rsid w:val="00754301"/>
    <w:rsid w:val="007553B6"/>
    <w:rsid w:val="0075573C"/>
    <w:rsid w:val="00755F67"/>
    <w:rsid w:val="00756C1D"/>
    <w:rsid w:val="00756CE4"/>
    <w:rsid w:val="0075726F"/>
    <w:rsid w:val="007573EB"/>
    <w:rsid w:val="00757421"/>
    <w:rsid w:val="00757B26"/>
    <w:rsid w:val="00757EA9"/>
    <w:rsid w:val="0076013E"/>
    <w:rsid w:val="0076033C"/>
    <w:rsid w:val="0076050D"/>
    <w:rsid w:val="00760C05"/>
    <w:rsid w:val="007613BE"/>
    <w:rsid w:val="00762848"/>
    <w:rsid w:val="00762C13"/>
    <w:rsid w:val="00762EA3"/>
    <w:rsid w:val="00762F32"/>
    <w:rsid w:val="00763113"/>
    <w:rsid w:val="00763AF8"/>
    <w:rsid w:val="00763FDA"/>
    <w:rsid w:val="00764B78"/>
    <w:rsid w:val="00765656"/>
    <w:rsid w:val="007664C4"/>
    <w:rsid w:val="00766796"/>
    <w:rsid w:val="00767893"/>
    <w:rsid w:val="007701AF"/>
    <w:rsid w:val="00770328"/>
    <w:rsid w:val="007703AC"/>
    <w:rsid w:val="00770651"/>
    <w:rsid w:val="00770707"/>
    <w:rsid w:val="0077070F"/>
    <w:rsid w:val="00770791"/>
    <w:rsid w:val="00770A04"/>
    <w:rsid w:val="00770F2B"/>
    <w:rsid w:val="0077136B"/>
    <w:rsid w:val="007729B4"/>
    <w:rsid w:val="00773099"/>
    <w:rsid w:val="00773142"/>
    <w:rsid w:val="0077335F"/>
    <w:rsid w:val="00773C3A"/>
    <w:rsid w:val="00773ECB"/>
    <w:rsid w:val="00773F2F"/>
    <w:rsid w:val="00774DD6"/>
    <w:rsid w:val="00774E0C"/>
    <w:rsid w:val="007755B8"/>
    <w:rsid w:val="00775C67"/>
    <w:rsid w:val="00776A11"/>
    <w:rsid w:val="00776E15"/>
    <w:rsid w:val="00777B3E"/>
    <w:rsid w:val="00780CC6"/>
    <w:rsid w:val="00781081"/>
    <w:rsid w:val="007814D0"/>
    <w:rsid w:val="0078155B"/>
    <w:rsid w:val="0078267F"/>
    <w:rsid w:val="00782863"/>
    <w:rsid w:val="007832D6"/>
    <w:rsid w:val="007834F9"/>
    <w:rsid w:val="0078352F"/>
    <w:rsid w:val="00784221"/>
    <w:rsid w:val="007844D6"/>
    <w:rsid w:val="0078506E"/>
    <w:rsid w:val="00786349"/>
    <w:rsid w:val="007866D4"/>
    <w:rsid w:val="0079000E"/>
    <w:rsid w:val="00790460"/>
    <w:rsid w:val="007904B4"/>
    <w:rsid w:val="007906D3"/>
    <w:rsid w:val="00790AD0"/>
    <w:rsid w:val="00790D28"/>
    <w:rsid w:val="00790D83"/>
    <w:rsid w:val="0079112C"/>
    <w:rsid w:val="00791659"/>
    <w:rsid w:val="00791FB5"/>
    <w:rsid w:val="0079259A"/>
    <w:rsid w:val="007927F3"/>
    <w:rsid w:val="00793123"/>
    <w:rsid w:val="00793C4C"/>
    <w:rsid w:val="00794198"/>
    <w:rsid w:val="007944AC"/>
    <w:rsid w:val="00794AE2"/>
    <w:rsid w:val="00794B11"/>
    <w:rsid w:val="00794D2D"/>
    <w:rsid w:val="00797371"/>
    <w:rsid w:val="007A027A"/>
    <w:rsid w:val="007A0935"/>
    <w:rsid w:val="007A1178"/>
    <w:rsid w:val="007A161D"/>
    <w:rsid w:val="007A1990"/>
    <w:rsid w:val="007A2C78"/>
    <w:rsid w:val="007A3883"/>
    <w:rsid w:val="007A3AC1"/>
    <w:rsid w:val="007A3D90"/>
    <w:rsid w:val="007A4581"/>
    <w:rsid w:val="007A685C"/>
    <w:rsid w:val="007A6A14"/>
    <w:rsid w:val="007A6C0F"/>
    <w:rsid w:val="007A6C5A"/>
    <w:rsid w:val="007A6F73"/>
    <w:rsid w:val="007A74B5"/>
    <w:rsid w:val="007A76BD"/>
    <w:rsid w:val="007A7959"/>
    <w:rsid w:val="007A7F9E"/>
    <w:rsid w:val="007B06F9"/>
    <w:rsid w:val="007B140D"/>
    <w:rsid w:val="007B1726"/>
    <w:rsid w:val="007B22C2"/>
    <w:rsid w:val="007B2518"/>
    <w:rsid w:val="007B2643"/>
    <w:rsid w:val="007B27BD"/>
    <w:rsid w:val="007B2A6E"/>
    <w:rsid w:val="007B2B54"/>
    <w:rsid w:val="007B2D33"/>
    <w:rsid w:val="007B3012"/>
    <w:rsid w:val="007B3208"/>
    <w:rsid w:val="007B3239"/>
    <w:rsid w:val="007B39D1"/>
    <w:rsid w:val="007B4535"/>
    <w:rsid w:val="007B4749"/>
    <w:rsid w:val="007B5454"/>
    <w:rsid w:val="007B548D"/>
    <w:rsid w:val="007B5D43"/>
    <w:rsid w:val="007B607A"/>
    <w:rsid w:val="007B6265"/>
    <w:rsid w:val="007B6E13"/>
    <w:rsid w:val="007B7F35"/>
    <w:rsid w:val="007C012A"/>
    <w:rsid w:val="007C01E9"/>
    <w:rsid w:val="007C0CF3"/>
    <w:rsid w:val="007C0F1E"/>
    <w:rsid w:val="007C101E"/>
    <w:rsid w:val="007C20FA"/>
    <w:rsid w:val="007C24EC"/>
    <w:rsid w:val="007C2A47"/>
    <w:rsid w:val="007C2E85"/>
    <w:rsid w:val="007C2F8B"/>
    <w:rsid w:val="007C36EE"/>
    <w:rsid w:val="007C4580"/>
    <w:rsid w:val="007C4AFD"/>
    <w:rsid w:val="007C5370"/>
    <w:rsid w:val="007C651D"/>
    <w:rsid w:val="007C6550"/>
    <w:rsid w:val="007C668C"/>
    <w:rsid w:val="007C6C86"/>
    <w:rsid w:val="007C7A98"/>
    <w:rsid w:val="007C7EB3"/>
    <w:rsid w:val="007D00BE"/>
    <w:rsid w:val="007D01E6"/>
    <w:rsid w:val="007D0650"/>
    <w:rsid w:val="007D077D"/>
    <w:rsid w:val="007D0B99"/>
    <w:rsid w:val="007D0C6E"/>
    <w:rsid w:val="007D101E"/>
    <w:rsid w:val="007D1098"/>
    <w:rsid w:val="007D13FC"/>
    <w:rsid w:val="007D234E"/>
    <w:rsid w:val="007D2927"/>
    <w:rsid w:val="007D2B5F"/>
    <w:rsid w:val="007D2DA8"/>
    <w:rsid w:val="007D2EB3"/>
    <w:rsid w:val="007D3980"/>
    <w:rsid w:val="007D445B"/>
    <w:rsid w:val="007D4620"/>
    <w:rsid w:val="007D465D"/>
    <w:rsid w:val="007D48D9"/>
    <w:rsid w:val="007D525F"/>
    <w:rsid w:val="007D5545"/>
    <w:rsid w:val="007D5B4F"/>
    <w:rsid w:val="007D5B5D"/>
    <w:rsid w:val="007D65C9"/>
    <w:rsid w:val="007D6746"/>
    <w:rsid w:val="007D6A32"/>
    <w:rsid w:val="007D6AC6"/>
    <w:rsid w:val="007D6CFF"/>
    <w:rsid w:val="007D701A"/>
    <w:rsid w:val="007D70CE"/>
    <w:rsid w:val="007D7496"/>
    <w:rsid w:val="007D767E"/>
    <w:rsid w:val="007D7E49"/>
    <w:rsid w:val="007E013A"/>
    <w:rsid w:val="007E08EE"/>
    <w:rsid w:val="007E0DB7"/>
    <w:rsid w:val="007E140E"/>
    <w:rsid w:val="007E1C46"/>
    <w:rsid w:val="007E1CBC"/>
    <w:rsid w:val="007E1CD9"/>
    <w:rsid w:val="007E1D49"/>
    <w:rsid w:val="007E1FAE"/>
    <w:rsid w:val="007E22B8"/>
    <w:rsid w:val="007E2AC2"/>
    <w:rsid w:val="007E2C0B"/>
    <w:rsid w:val="007E5AAF"/>
    <w:rsid w:val="007E5D07"/>
    <w:rsid w:val="007E5F97"/>
    <w:rsid w:val="007E670B"/>
    <w:rsid w:val="007E6AF0"/>
    <w:rsid w:val="007E6EAD"/>
    <w:rsid w:val="007E6EE3"/>
    <w:rsid w:val="007E6F2C"/>
    <w:rsid w:val="007E7426"/>
    <w:rsid w:val="007E7D4D"/>
    <w:rsid w:val="007E7E8F"/>
    <w:rsid w:val="007F1649"/>
    <w:rsid w:val="007F18BC"/>
    <w:rsid w:val="007F1907"/>
    <w:rsid w:val="007F1A7D"/>
    <w:rsid w:val="007F1BB8"/>
    <w:rsid w:val="007F1E74"/>
    <w:rsid w:val="007F1E7B"/>
    <w:rsid w:val="007F1FEE"/>
    <w:rsid w:val="007F2465"/>
    <w:rsid w:val="007F29FA"/>
    <w:rsid w:val="007F2C45"/>
    <w:rsid w:val="007F2CA1"/>
    <w:rsid w:val="007F3509"/>
    <w:rsid w:val="007F3B82"/>
    <w:rsid w:val="007F3F46"/>
    <w:rsid w:val="007F4893"/>
    <w:rsid w:val="007F48DA"/>
    <w:rsid w:val="007F5548"/>
    <w:rsid w:val="007F57F4"/>
    <w:rsid w:val="007F5A56"/>
    <w:rsid w:val="007F6D3A"/>
    <w:rsid w:val="007F7016"/>
    <w:rsid w:val="007F728E"/>
    <w:rsid w:val="007F74D0"/>
    <w:rsid w:val="007F7DE8"/>
    <w:rsid w:val="008013FF"/>
    <w:rsid w:val="0080156A"/>
    <w:rsid w:val="00801901"/>
    <w:rsid w:val="00801AE8"/>
    <w:rsid w:val="00801F32"/>
    <w:rsid w:val="00802007"/>
    <w:rsid w:val="00803A1D"/>
    <w:rsid w:val="00803CE6"/>
    <w:rsid w:val="00803E3B"/>
    <w:rsid w:val="00804674"/>
    <w:rsid w:val="00804795"/>
    <w:rsid w:val="00804C25"/>
    <w:rsid w:val="00805633"/>
    <w:rsid w:val="008059E4"/>
    <w:rsid w:val="00805D27"/>
    <w:rsid w:val="008065E0"/>
    <w:rsid w:val="00806BE2"/>
    <w:rsid w:val="008079A9"/>
    <w:rsid w:val="00807EB8"/>
    <w:rsid w:val="00807F8F"/>
    <w:rsid w:val="008103FD"/>
    <w:rsid w:val="008104A9"/>
    <w:rsid w:val="008105A9"/>
    <w:rsid w:val="008107CF"/>
    <w:rsid w:val="00810E7D"/>
    <w:rsid w:val="00811C9A"/>
    <w:rsid w:val="00811D20"/>
    <w:rsid w:val="008125F0"/>
    <w:rsid w:val="00812C1D"/>
    <w:rsid w:val="00812E86"/>
    <w:rsid w:val="008130F9"/>
    <w:rsid w:val="00813237"/>
    <w:rsid w:val="0081323D"/>
    <w:rsid w:val="00813FBE"/>
    <w:rsid w:val="0081427E"/>
    <w:rsid w:val="00814666"/>
    <w:rsid w:val="00814734"/>
    <w:rsid w:val="00814BCF"/>
    <w:rsid w:val="00815498"/>
    <w:rsid w:val="00815694"/>
    <w:rsid w:val="00815701"/>
    <w:rsid w:val="00815C91"/>
    <w:rsid w:val="00816A93"/>
    <w:rsid w:val="008170B9"/>
    <w:rsid w:val="008174BE"/>
    <w:rsid w:val="008201DF"/>
    <w:rsid w:val="0082032F"/>
    <w:rsid w:val="008209C2"/>
    <w:rsid w:val="00820B7F"/>
    <w:rsid w:val="00820EE9"/>
    <w:rsid w:val="00821CFB"/>
    <w:rsid w:val="00821D2D"/>
    <w:rsid w:val="00821DC3"/>
    <w:rsid w:val="00821F34"/>
    <w:rsid w:val="00823E2A"/>
    <w:rsid w:val="00824028"/>
    <w:rsid w:val="00824302"/>
    <w:rsid w:val="008258F6"/>
    <w:rsid w:val="00825B34"/>
    <w:rsid w:val="00826AA1"/>
    <w:rsid w:val="00826D5B"/>
    <w:rsid w:val="00827118"/>
    <w:rsid w:val="00827401"/>
    <w:rsid w:val="008276BF"/>
    <w:rsid w:val="00827892"/>
    <w:rsid w:val="008279D4"/>
    <w:rsid w:val="00830662"/>
    <w:rsid w:val="00830898"/>
    <w:rsid w:val="008309FE"/>
    <w:rsid w:val="00830F0A"/>
    <w:rsid w:val="00831268"/>
    <w:rsid w:val="0083170E"/>
    <w:rsid w:val="0083188C"/>
    <w:rsid w:val="00831963"/>
    <w:rsid w:val="00832027"/>
    <w:rsid w:val="00832BA1"/>
    <w:rsid w:val="008330A9"/>
    <w:rsid w:val="00833C2A"/>
    <w:rsid w:val="00834329"/>
    <w:rsid w:val="008358C2"/>
    <w:rsid w:val="00835C87"/>
    <w:rsid w:val="00836DD2"/>
    <w:rsid w:val="00837284"/>
    <w:rsid w:val="008376CB"/>
    <w:rsid w:val="00837C11"/>
    <w:rsid w:val="00837FFC"/>
    <w:rsid w:val="0084010C"/>
    <w:rsid w:val="008407D9"/>
    <w:rsid w:val="008416A6"/>
    <w:rsid w:val="00841873"/>
    <w:rsid w:val="00841926"/>
    <w:rsid w:val="00841B01"/>
    <w:rsid w:val="0084202A"/>
    <w:rsid w:val="00842EAC"/>
    <w:rsid w:val="00842F11"/>
    <w:rsid w:val="00843772"/>
    <w:rsid w:val="008439DA"/>
    <w:rsid w:val="00843DF3"/>
    <w:rsid w:val="00843E86"/>
    <w:rsid w:val="00844B06"/>
    <w:rsid w:val="008459B7"/>
    <w:rsid w:val="00845C9F"/>
    <w:rsid w:val="00845F6D"/>
    <w:rsid w:val="008460A3"/>
    <w:rsid w:val="00846AEE"/>
    <w:rsid w:val="008471A3"/>
    <w:rsid w:val="00847DD2"/>
    <w:rsid w:val="00847E0E"/>
    <w:rsid w:val="0085075A"/>
    <w:rsid w:val="00850EB5"/>
    <w:rsid w:val="00851705"/>
    <w:rsid w:val="00851B48"/>
    <w:rsid w:val="00851C48"/>
    <w:rsid w:val="00851EB2"/>
    <w:rsid w:val="00852566"/>
    <w:rsid w:val="008529E3"/>
    <w:rsid w:val="00852B83"/>
    <w:rsid w:val="00852F23"/>
    <w:rsid w:val="00852F99"/>
    <w:rsid w:val="00853BD1"/>
    <w:rsid w:val="00853C0A"/>
    <w:rsid w:val="00853FEF"/>
    <w:rsid w:val="00854050"/>
    <w:rsid w:val="0085430D"/>
    <w:rsid w:val="008550AD"/>
    <w:rsid w:val="0085515F"/>
    <w:rsid w:val="00855296"/>
    <w:rsid w:val="00856353"/>
    <w:rsid w:val="00856B71"/>
    <w:rsid w:val="00857738"/>
    <w:rsid w:val="008577CA"/>
    <w:rsid w:val="0085793F"/>
    <w:rsid w:val="00857D9D"/>
    <w:rsid w:val="00857EA2"/>
    <w:rsid w:val="0086002B"/>
    <w:rsid w:val="0086015F"/>
    <w:rsid w:val="008609EE"/>
    <w:rsid w:val="00860C09"/>
    <w:rsid w:val="00861041"/>
    <w:rsid w:val="00861381"/>
    <w:rsid w:val="0086160A"/>
    <w:rsid w:val="00861FAF"/>
    <w:rsid w:val="0086260A"/>
    <w:rsid w:val="00862C9A"/>
    <w:rsid w:val="008630A3"/>
    <w:rsid w:val="008630AA"/>
    <w:rsid w:val="0086382E"/>
    <w:rsid w:val="00864342"/>
    <w:rsid w:val="00865463"/>
    <w:rsid w:val="008655F1"/>
    <w:rsid w:val="00865C1F"/>
    <w:rsid w:val="00865C62"/>
    <w:rsid w:val="00866F22"/>
    <w:rsid w:val="00867731"/>
    <w:rsid w:val="00870D3D"/>
    <w:rsid w:val="00871649"/>
    <w:rsid w:val="008716AF"/>
    <w:rsid w:val="008717D5"/>
    <w:rsid w:val="00871B06"/>
    <w:rsid w:val="00872146"/>
    <w:rsid w:val="008729FB"/>
    <w:rsid w:val="00872C5C"/>
    <w:rsid w:val="00872E3D"/>
    <w:rsid w:val="00873C9E"/>
    <w:rsid w:val="0087444D"/>
    <w:rsid w:val="008746ED"/>
    <w:rsid w:val="0087507C"/>
    <w:rsid w:val="0087579D"/>
    <w:rsid w:val="00875840"/>
    <w:rsid w:val="00875CBC"/>
    <w:rsid w:val="00875CFC"/>
    <w:rsid w:val="00875D49"/>
    <w:rsid w:val="0087632F"/>
    <w:rsid w:val="008765F0"/>
    <w:rsid w:val="0087735C"/>
    <w:rsid w:val="00877632"/>
    <w:rsid w:val="00877996"/>
    <w:rsid w:val="00877A0A"/>
    <w:rsid w:val="00877CFB"/>
    <w:rsid w:val="00880063"/>
    <w:rsid w:val="0088061C"/>
    <w:rsid w:val="008811A6"/>
    <w:rsid w:val="0088147B"/>
    <w:rsid w:val="008815F2"/>
    <w:rsid w:val="00881863"/>
    <w:rsid w:val="00881A10"/>
    <w:rsid w:val="008823FE"/>
    <w:rsid w:val="008829EB"/>
    <w:rsid w:val="00882BA2"/>
    <w:rsid w:val="008837B0"/>
    <w:rsid w:val="00883857"/>
    <w:rsid w:val="00883E2D"/>
    <w:rsid w:val="00884193"/>
    <w:rsid w:val="00884298"/>
    <w:rsid w:val="0088437A"/>
    <w:rsid w:val="00884460"/>
    <w:rsid w:val="00886496"/>
    <w:rsid w:val="00886EF8"/>
    <w:rsid w:val="00886F8D"/>
    <w:rsid w:val="008875E9"/>
    <w:rsid w:val="00890226"/>
    <w:rsid w:val="00890327"/>
    <w:rsid w:val="00890D18"/>
    <w:rsid w:val="00891007"/>
    <w:rsid w:val="00891B00"/>
    <w:rsid w:val="008927FA"/>
    <w:rsid w:val="0089289D"/>
    <w:rsid w:val="00892F96"/>
    <w:rsid w:val="0089468A"/>
    <w:rsid w:val="00894D63"/>
    <w:rsid w:val="008959A5"/>
    <w:rsid w:val="00895AAE"/>
    <w:rsid w:val="00896464"/>
    <w:rsid w:val="00896556"/>
    <w:rsid w:val="00896D3D"/>
    <w:rsid w:val="00897834"/>
    <w:rsid w:val="00897981"/>
    <w:rsid w:val="008A0511"/>
    <w:rsid w:val="008A059A"/>
    <w:rsid w:val="008A10B6"/>
    <w:rsid w:val="008A134F"/>
    <w:rsid w:val="008A13A5"/>
    <w:rsid w:val="008A13B0"/>
    <w:rsid w:val="008A155A"/>
    <w:rsid w:val="008A1ACA"/>
    <w:rsid w:val="008A1B39"/>
    <w:rsid w:val="008A1BD6"/>
    <w:rsid w:val="008A1F12"/>
    <w:rsid w:val="008A2014"/>
    <w:rsid w:val="008A2345"/>
    <w:rsid w:val="008A25E9"/>
    <w:rsid w:val="008A281F"/>
    <w:rsid w:val="008A2888"/>
    <w:rsid w:val="008A2B81"/>
    <w:rsid w:val="008A2D6E"/>
    <w:rsid w:val="008A3428"/>
    <w:rsid w:val="008A37E0"/>
    <w:rsid w:val="008A3D37"/>
    <w:rsid w:val="008A43D5"/>
    <w:rsid w:val="008A4827"/>
    <w:rsid w:val="008A4EAD"/>
    <w:rsid w:val="008A4EED"/>
    <w:rsid w:val="008A4FC0"/>
    <w:rsid w:val="008A5185"/>
    <w:rsid w:val="008A53E8"/>
    <w:rsid w:val="008A540C"/>
    <w:rsid w:val="008A5A17"/>
    <w:rsid w:val="008A5B58"/>
    <w:rsid w:val="008A5CE3"/>
    <w:rsid w:val="008A5EC3"/>
    <w:rsid w:val="008A6370"/>
    <w:rsid w:val="008A6CF7"/>
    <w:rsid w:val="008A7216"/>
    <w:rsid w:val="008A79C9"/>
    <w:rsid w:val="008A7E46"/>
    <w:rsid w:val="008B048A"/>
    <w:rsid w:val="008B0A40"/>
    <w:rsid w:val="008B1D38"/>
    <w:rsid w:val="008B23BE"/>
    <w:rsid w:val="008B2A0C"/>
    <w:rsid w:val="008B32D3"/>
    <w:rsid w:val="008B4027"/>
    <w:rsid w:val="008B453A"/>
    <w:rsid w:val="008B4E4D"/>
    <w:rsid w:val="008B4F16"/>
    <w:rsid w:val="008B50C1"/>
    <w:rsid w:val="008B55E4"/>
    <w:rsid w:val="008B591F"/>
    <w:rsid w:val="008B5D60"/>
    <w:rsid w:val="008B633D"/>
    <w:rsid w:val="008B6799"/>
    <w:rsid w:val="008B72B5"/>
    <w:rsid w:val="008B79A7"/>
    <w:rsid w:val="008C002B"/>
    <w:rsid w:val="008C0785"/>
    <w:rsid w:val="008C0AE7"/>
    <w:rsid w:val="008C0C25"/>
    <w:rsid w:val="008C0DDC"/>
    <w:rsid w:val="008C14C2"/>
    <w:rsid w:val="008C179E"/>
    <w:rsid w:val="008C1943"/>
    <w:rsid w:val="008C1E6F"/>
    <w:rsid w:val="008C1F3E"/>
    <w:rsid w:val="008C20BD"/>
    <w:rsid w:val="008C24EA"/>
    <w:rsid w:val="008C2C78"/>
    <w:rsid w:val="008C2EA9"/>
    <w:rsid w:val="008C3720"/>
    <w:rsid w:val="008C3794"/>
    <w:rsid w:val="008C3A7D"/>
    <w:rsid w:val="008C4087"/>
    <w:rsid w:val="008C4637"/>
    <w:rsid w:val="008C4DC4"/>
    <w:rsid w:val="008C4F67"/>
    <w:rsid w:val="008C52AD"/>
    <w:rsid w:val="008C5F3F"/>
    <w:rsid w:val="008C607A"/>
    <w:rsid w:val="008C6267"/>
    <w:rsid w:val="008C66DB"/>
    <w:rsid w:val="008C68C9"/>
    <w:rsid w:val="008C6AE7"/>
    <w:rsid w:val="008C6BA3"/>
    <w:rsid w:val="008D041A"/>
    <w:rsid w:val="008D18AF"/>
    <w:rsid w:val="008D2327"/>
    <w:rsid w:val="008D32E3"/>
    <w:rsid w:val="008D4718"/>
    <w:rsid w:val="008D4E0E"/>
    <w:rsid w:val="008D5129"/>
    <w:rsid w:val="008D60BB"/>
    <w:rsid w:val="008D692C"/>
    <w:rsid w:val="008D6AAB"/>
    <w:rsid w:val="008D72FF"/>
    <w:rsid w:val="008D781B"/>
    <w:rsid w:val="008D7923"/>
    <w:rsid w:val="008E015D"/>
    <w:rsid w:val="008E1C43"/>
    <w:rsid w:val="008E2786"/>
    <w:rsid w:val="008E2C90"/>
    <w:rsid w:val="008E34DB"/>
    <w:rsid w:val="008E35C0"/>
    <w:rsid w:val="008E35F2"/>
    <w:rsid w:val="008E3970"/>
    <w:rsid w:val="008E3ED4"/>
    <w:rsid w:val="008E40CC"/>
    <w:rsid w:val="008E430D"/>
    <w:rsid w:val="008E494C"/>
    <w:rsid w:val="008E4C3F"/>
    <w:rsid w:val="008E532B"/>
    <w:rsid w:val="008E5FF3"/>
    <w:rsid w:val="008E6FB8"/>
    <w:rsid w:val="008E75DB"/>
    <w:rsid w:val="008E7A7F"/>
    <w:rsid w:val="008E7E7A"/>
    <w:rsid w:val="008F0490"/>
    <w:rsid w:val="008F0A86"/>
    <w:rsid w:val="008F0E68"/>
    <w:rsid w:val="008F1004"/>
    <w:rsid w:val="008F2071"/>
    <w:rsid w:val="008F217F"/>
    <w:rsid w:val="008F2A13"/>
    <w:rsid w:val="008F3028"/>
    <w:rsid w:val="008F32B0"/>
    <w:rsid w:val="008F3AD2"/>
    <w:rsid w:val="008F3B13"/>
    <w:rsid w:val="008F4089"/>
    <w:rsid w:val="008F425A"/>
    <w:rsid w:val="008F451C"/>
    <w:rsid w:val="008F4610"/>
    <w:rsid w:val="008F4C84"/>
    <w:rsid w:val="008F5108"/>
    <w:rsid w:val="008F57A7"/>
    <w:rsid w:val="008F5C71"/>
    <w:rsid w:val="008F5E5D"/>
    <w:rsid w:val="008F65F4"/>
    <w:rsid w:val="008F7000"/>
    <w:rsid w:val="008F784F"/>
    <w:rsid w:val="0090026A"/>
    <w:rsid w:val="00900364"/>
    <w:rsid w:val="00900B0B"/>
    <w:rsid w:val="00900B2D"/>
    <w:rsid w:val="00900D7B"/>
    <w:rsid w:val="009013A5"/>
    <w:rsid w:val="00902631"/>
    <w:rsid w:val="00902793"/>
    <w:rsid w:val="00902C21"/>
    <w:rsid w:val="009034AD"/>
    <w:rsid w:val="009035D7"/>
    <w:rsid w:val="00903839"/>
    <w:rsid w:val="00903B32"/>
    <w:rsid w:val="0090418C"/>
    <w:rsid w:val="00904810"/>
    <w:rsid w:val="009048BC"/>
    <w:rsid w:val="00904A64"/>
    <w:rsid w:val="00905539"/>
    <w:rsid w:val="00905765"/>
    <w:rsid w:val="00906577"/>
    <w:rsid w:val="0090676D"/>
    <w:rsid w:val="00906813"/>
    <w:rsid w:val="009074F2"/>
    <w:rsid w:val="00907F53"/>
    <w:rsid w:val="0091029E"/>
    <w:rsid w:val="009106BC"/>
    <w:rsid w:val="009109E1"/>
    <w:rsid w:val="00910AA0"/>
    <w:rsid w:val="00910CA8"/>
    <w:rsid w:val="009114BC"/>
    <w:rsid w:val="00912320"/>
    <w:rsid w:val="00912FBE"/>
    <w:rsid w:val="0091307B"/>
    <w:rsid w:val="00913222"/>
    <w:rsid w:val="00913469"/>
    <w:rsid w:val="00913B32"/>
    <w:rsid w:val="00913D39"/>
    <w:rsid w:val="00913EC5"/>
    <w:rsid w:val="00914AA0"/>
    <w:rsid w:val="00914FCC"/>
    <w:rsid w:val="00915B48"/>
    <w:rsid w:val="0091600D"/>
    <w:rsid w:val="009160D9"/>
    <w:rsid w:val="00916406"/>
    <w:rsid w:val="0091676A"/>
    <w:rsid w:val="009169D7"/>
    <w:rsid w:val="00916B95"/>
    <w:rsid w:val="009170A4"/>
    <w:rsid w:val="0091768D"/>
    <w:rsid w:val="00917772"/>
    <w:rsid w:val="009203B5"/>
    <w:rsid w:val="0092061F"/>
    <w:rsid w:val="00920949"/>
    <w:rsid w:val="00920CF5"/>
    <w:rsid w:val="00920E74"/>
    <w:rsid w:val="00920F8E"/>
    <w:rsid w:val="009216C3"/>
    <w:rsid w:val="00921A63"/>
    <w:rsid w:val="00921EB0"/>
    <w:rsid w:val="00922303"/>
    <w:rsid w:val="009224F1"/>
    <w:rsid w:val="0092254C"/>
    <w:rsid w:val="009225E1"/>
    <w:rsid w:val="00922E71"/>
    <w:rsid w:val="009234DC"/>
    <w:rsid w:val="00923574"/>
    <w:rsid w:val="00923C60"/>
    <w:rsid w:val="00923D2D"/>
    <w:rsid w:val="00925443"/>
    <w:rsid w:val="009258B9"/>
    <w:rsid w:val="009266C1"/>
    <w:rsid w:val="00926906"/>
    <w:rsid w:val="00926A85"/>
    <w:rsid w:val="00926F55"/>
    <w:rsid w:val="00930024"/>
    <w:rsid w:val="00930132"/>
    <w:rsid w:val="009305EF"/>
    <w:rsid w:val="00930A65"/>
    <w:rsid w:val="00930AE9"/>
    <w:rsid w:val="00930C30"/>
    <w:rsid w:val="00930EC6"/>
    <w:rsid w:val="00930FA0"/>
    <w:rsid w:val="0093124F"/>
    <w:rsid w:val="00931FEC"/>
    <w:rsid w:val="00932249"/>
    <w:rsid w:val="00932B18"/>
    <w:rsid w:val="00932CEE"/>
    <w:rsid w:val="00933023"/>
    <w:rsid w:val="0093347D"/>
    <w:rsid w:val="00933DBB"/>
    <w:rsid w:val="00933F47"/>
    <w:rsid w:val="009340FE"/>
    <w:rsid w:val="00934A90"/>
    <w:rsid w:val="00934EA5"/>
    <w:rsid w:val="00934EA6"/>
    <w:rsid w:val="00936540"/>
    <w:rsid w:val="009371AB"/>
    <w:rsid w:val="009379D3"/>
    <w:rsid w:val="00937AFD"/>
    <w:rsid w:val="00937DC9"/>
    <w:rsid w:val="009401F0"/>
    <w:rsid w:val="009410AC"/>
    <w:rsid w:val="009413E7"/>
    <w:rsid w:val="00941C15"/>
    <w:rsid w:val="00941EF1"/>
    <w:rsid w:val="009425AE"/>
    <w:rsid w:val="00942D08"/>
    <w:rsid w:val="00942FD6"/>
    <w:rsid w:val="00943CBB"/>
    <w:rsid w:val="00943DA0"/>
    <w:rsid w:val="009443A7"/>
    <w:rsid w:val="00944928"/>
    <w:rsid w:val="00944ABE"/>
    <w:rsid w:val="00945C2F"/>
    <w:rsid w:val="00945D46"/>
    <w:rsid w:val="00946011"/>
    <w:rsid w:val="00946190"/>
    <w:rsid w:val="009463CC"/>
    <w:rsid w:val="00946476"/>
    <w:rsid w:val="009469D2"/>
    <w:rsid w:val="00947295"/>
    <w:rsid w:val="00947AC5"/>
    <w:rsid w:val="00947D8C"/>
    <w:rsid w:val="009503F0"/>
    <w:rsid w:val="00950E82"/>
    <w:rsid w:val="00951E25"/>
    <w:rsid w:val="00951E5B"/>
    <w:rsid w:val="00952233"/>
    <w:rsid w:val="00952C2F"/>
    <w:rsid w:val="00952D01"/>
    <w:rsid w:val="009531D6"/>
    <w:rsid w:val="00953322"/>
    <w:rsid w:val="00953602"/>
    <w:rsid w:val="00953D1F"/>
    <w:rsid w:val="00953DA9"/>
    <w:rsid w:val="00953E6E"/>
    <w:rsid w:val="00955049"/>
    <w:rsid w:val="009552F0"/>
    <w:rsid w:val="009556D2"/>
    <w:rsid w:val="009556EA"/>
    <w:rsid w:val="00955943"/>
    <w:rsid w:val="00955A3E"/>
    <w:rsid w:val="00955A47"/>
    <w:rsid w:val="0095614A"/>
    <w:rsid w:val="0095669F"/>
    <w:rsid w:val="00956B18"/>
    <w:rsid w:val="00956CE7"/>
    <w:rsid w:val="00956F3B"/>
    <w:rsid w:val="0095713C"/>
    <w:rsid w:val="00957C99"/>
    <w:rsid w:val="00957DDD"/>
    <w:rsid w:val="00960989"/>
    <w:rsid w:val="009609F9"/>
    <w:rsid w:val="00960BF0"/>
    <w:rsid w:val="00961182"/>
    <w:rsid w:val="009611B8"/>
    <w:rsid w:val="00961382"/>
    <w:rsid w:val="00961BB6"/>
    <w:rsid w:val="00962A38"/>
    <w:rsid w:val="00962CF4"/>
    <w:rsid w:val="00962DA0"/>
    <w:rsid w:val="00963E1C"/>
    <w:rsid w:val="00964138"/>
    <w:rsid w:val="009641F0"/>
    <w:rsid w:val="00964830"/>
    <w:rsid w:val="00964ACB"/>
    <w:rsid w:val="00964AD1"/>
    <w:rsid w:val="00964D74"/>
    <w:rsid w:val="009651D2"/>
    <w:rsid w:val="0096543A"/>
    <w:rsid w:val="00965A6D"/>
    <w:rsid w:val="00965AFE"/>
    <w:rsid w:val="00965B37"/>
    <w:rsid w:val="00965D7C"/>
    <w:rsid w:val="00966469"/>
    <w:rsid w:val="00966806"/>
    <w:rsid w:val="00966810"/>
    <w:rsid w:val="009671EE"/>
    <w:rsid w:val="009673FA"/>
    <w:rsid w:val="009674B0"/>
    <w:rsid w:val="0096775E"/>
    <w:rsid w:val="00967CDB"/>
    <w:rsid w:val="009700D6"/>
    <w:rsid w:val="009708EE"/>
    <w:rsid w:val="009709B3"/>
    <w:rsid w:val="009724EF"/>
    <w:rsid w:val="00972583"/>
    <w:rsid w:val="00972702"/>
    <w:rsid w:val="00972DBE"/>
    <w:rsid w:val="00973617"/>
    <w:rsid w:val="009738E3"/>
    <w:rsid w:val="00973AC0"/>
    <w:rsid w:val="00973D60"/>
    <w:rsid w:val="00973E42"/>
    <w:rsid w:val="00974750"/>
    <w:rsid w:val="00974AE9"/>
    <w:rsid w:val="00974EF3"/>
    <w:rsid w:val="009750DB"/>
    <w:rsid w:val="009756C0"/>
    <w:rsid w:val="00975D6E"/>
    <w:rsid w:val="0097645F"/>
    <w:rsid w:val="0097647F"/>
    <w:rsid w:val="00976A43"/>
    <w:rsid w:val="0097721B"/>
    <w:rsid w:val="009772A1"/>
    <w:rsid w:val="00977481"/>
    <w:rsid w:val="00980EAC"/>
    <w:rsid w:val="00981338"/>
    <w:rsid w:val="009814C1"/>
    <w:rsid w:val="00981C2F"/>
    <w:rsid w:val="00982443"/>
    <w:rsid w:val="00982451"/>
    <w:rsid w:val="009825DA"/>
    <w:rsid w:val="00982D0B"/>
    <w:rsid w:val="009830C6"/>
    <w:rsid w:val="00983430"/>
    <w:rsid w:val="00983FC0"/>
    <w:rsid w:val="0098425D"/>
    <w:rsid w:val="009844D3"/>
    <w:rsid w:val="00985485"/>
    <w:rsid w:val="0098559D"/>
    <w:rsid w:val="00985C46"/>
    <w:rsid w:val="00985E0C"/>
    <w:rsid w:val="00985F10"/>
    <w:rsid w:val="009865DC"/>
    <w:rsid w:val="0098696B"/>
    <w:rsid w:val="0098746D"/>
    <w:rsid w:val="009879ED"/>
    <w:rsid w:val="00987D9C"/>
    <w:rsid w:val="0099007B"/>
    <w:rsid w:val="00990A66"/>
    <w:rsid w:val="00990D25"/>
    <w:rsid w:val="00990F1A"/>
    <w:rsid w:val="00991318"/>
    <w:rsid w:val="00991549"/>
    <w:rsid w:val="00991581"/>
    <w:rsid w:val="00991894"/>
    <w:rsid w:val="00991947"/>
    <w:rsid w:val="00992724"/>
    <w:rsid w:val="00992782"/>
    <w:rsid w:val="009933CF"/>
    <w:rsid w:val="0099351B"/>
    <w:rsid w:val="00993564"/>
    <w:rsid w:val="0099384D"/>
    <w:rsid w:val="00993BAC"/>
    <w:rsid w:val="00994409"/>
    <w:rsid w:val="009945DC"/>
    <w:rsid w:val="00994AD9"/>
    <w:rsid w:val="00994C62"/>
    <w:rsid w:val="00994F6E"/>
    <w:rsid w:val="00995573"/>
    <w:rsid w:val="0099604F"/>
    <w:rsid w:val="00996BAE"/>
    <w:rsid w:val="00996BDA"/>
    <w:rsid w:val="00996C27"/>
    <w:rsid w:val="00997DBC"/>
    <w:rsid w:val="00997EBA"/>
    <w:rsid w:val="009A0D27"/>
    <w:rsid w:val="009A0E2E"/>
    <w:rsid w:val="009A197F"/>
    <w:rsid w:val="009A1BBD"/>
    <w:rsid w:val="009A2282"/>
    <w:rsid w:val="009A354D"/>
    <w:rsid w:val="009A3A56"/>
    <w:rsid w:val="009A3C3B"/>
    <w:rsid w:val="009A3CEE"/>
    <w:rsid w:val="009A42BB"/>
    <w:rsid w:val="009A4669"/>
    <w:rsid w:val="009A46A0"/>
    <w:rsid w:val="009A4E32"/>
    <w:rsid w:val="009A4EFE"/>
    <w:rsid w:val="009A52D7"/>
    <w:rsid w:val="009A5588"/>
    <w:rsid w:val="009A5909"/>
    <w:rsid w:val="009A6BFA"/>
    <w:rsid w:val="009A7730"/>
    <w:rsid w:val="009B09E1"/>
    <w:rsid w:val="009B1063"/>
    <w:rsid w:val="009B11D8"/>
    <w:rsid w:val="009B1655"/>
    <w:rsid w:val="009B1A50"/>
    <w:rsid w:val="009B1FDF"/>
    <w:rsid w:val="009B2724"/>
    <w:rsid w:val="009B29E3"/>
    <w:rsid w:val="009B2EDB"/>
    <w:rsid w:val="009B2FF5"/>
    <w:rsid w:val="009B3373"/>
    <w:rsid w:val="009B3521"/>
    <w:rsid w:val="009B3626"/>
    <w:rsid w:val="009B3AAC"/>
    <w:rsid w:val="009B5516"/>
    <w:rsid w:val="009B5843"/>
    <w:rsid w:val="009B5E9E"/>
    <w:rsid w:val="009B650A"/>
    <w:rsid w:val="009B6A04"/>
    <w:rsid w:val="009B736F"/>
    <w:rsid w:val="009B7543"/>
    <w:rsid w:val="009B78A9"/>
    <w:rsid w:val="009C012F"/>
    <w:rsid w:val="009C088D"/>
    <w:rsid w:val="009C1D60"/>
    <w:rsid w:val="009C24B4"/>
    <w:rsid w:val="009C2783"/>
    <w:rsid w:val="009C28F4"/>
    <w:rsid w:val="009C2A2D"/>
    <w:rsid w:val="009C3566"/>
    <w:rsid w:val="009C3A5A"/>
    <w:rsid w:val="009C41D4"/>
    <w:rsid w:val="009C4CA3"/>
    <w:rsid w:val="009C581B"/>
    <w:rsid w:val="009C5C3E"/>
    <w:rsid w:val="009C649C"/>
    <w:rsid w:val="009C6772"/>
    <w:rsid w:val="009C6CE0"/>
    <w:rsid w:val="009C6CE4"/>
    <w:rsid w:val="009C6EA2"/>
    <w:rsid w:val="009C6ED2"/>
    <w:rsid w:val="009C7918"/>
    <w:rsid w:val="009C7DFF"/>
    <w:rsid w:val="009C7E20"/>
    <w:rsid w:val="009D03E1"/>
    <w:rsid w:val="009D0B54"/>
    <w:rsid w:val="009D0C44"/>
    <w:rsid w:val="009D1156"/>
    <w:rsid w:val="009D1866"/>
    <w:rsid w:val="009D1934"/>
    <w:rsid w:val="009D21D8"/>
    <w:rsid w:val="009D2765"/>
    <w:rsid w:val="009D27B0"/>
    <w:rsid w:val="009D3CDA"/>
    <w:rsid w:val="009D43AD"/>
    <w:rsid w:val="009D4C00"/>
    <w:rsid w:val="009D4D72"/>
    <w:rsid w:val="009D517B"/>
    <w:rsid w:val="009D58BE"/>
    <w:rsid w:val="009D5EDD"/>
    <w:rsid w:val="009D63E5"/>
    <w:rsid w:val="009D6526"/>
    <w:rsid w:val="009D67CC"/>
    <w:rsid w:val="009D6938"/>
    <w:rsid w:val="009D6FD6"/>
    <w:rsid w:val="009E018D"/>
    <w:rsid w:val="009E021C"/>
    <w:rsid w:val="009E05FE"/>
    <w:rsid w:val="009E07B0"/>
    <w:rsid w:val="009E0B26"/>
    <w:rsid w:val="009E0B34"/>
    <w:rsid w:val="009E16CA"/>
    <w:rsid w:val="009E2439"/>
    <w:rsid w:val="009E264A"/>
    <w:rsid w:val="009E2814"/>
    <w:rsid w:val="009E314D"/>
    <w:rsid w:val="009E38EC"/>
    <w:rsid w:val="009E394E"/>
    <w:rsid w:val="009E3ADF"/>
    <w:rsid w:val="009E4073"/>
    <w:rsid w:val="009E40EB"/>
    <w:rsid w:val="009E473B"/>
    <w:rsid w:val="009E4BDE"/>
    <w:rsid w:val="009E4FA6"/>
    <w:rsid w:val="009E5084"/>
    <w:rsid w:val="009E52F2"/>
    <w:rsid w:val="009E5520"/>
    <w:rsid w:val="009E57A4"/>
    <w:rsid w:val="009E5EDA"/>
    <w:rsid w:val="009E600F"/>
    <w:rsid w:val="009E6011"/>
    <w:rsid w:val="009E6562"/>
    <w:rsid w:val="009E710F"/>
    <w:rsid w:val="009E7D36"/>
    <w:rsid w:val="009F05D1"/>
    <w:rsid w:val="009F0675"/>
    <w:rsid w:val="009F0D9E"/>
    <w:rsid w:val="009F1641"/>
    <w:rsid w:val="009F167C"/>
    <w:rsid w:val="009F274B"/>
    <w:rsid w:val="009F2D44"/>
    <w:rsid w:val="009F357F"/>
    <w:rsid w:val="009F3603"/>
    <w:rsid w:val="009F37C3"/>
    <w:rsid w:val="009F3981"/>
    <w:rsid w:val="009F4264"/>
    <w:rsid w:val="009F428A"/>
    <w:rsid w:val="009F44F0"/>
    <w:rsid w:val="009F529F"/>
    <w:rsid w:val="009F5501"/>
    <w:rsid w:val="009F592F"/>
    <w:rsid w:val="009F5BAF"/>
    <w:rsid w:val="009F625F"/>
    <w:rsid w:val="009F79F5"/>
    <w:rsid w:val="00A000D7"/>
    <w:rsid w:val="00A00425"/>
    <w:rsid w:val="00A0073F"/>
    <w:rsid w:val="00A00BAE"/>
    <w:rsid w:val="00A00F9E"/>
    <w:rsid w:val="00A0128B"/>
    <w:rsid w:val="00A01342"/>
    <w:rsid w:val="00A0135F"/>
    <w:rsid w:val="00A01B75"/>
    <w:rsid w:val="00A01D10"/>
    <w:rsid w:val="00A0286D"/>
    <w:rsid w:val="00A03B71"/>
    <w:rsid w:val="00A03DD1"/>
    <w:rsid w:val="00A04919"/>
    <w:rsid w:val="00A049A2"/>
    <w:rsid w:val="00A04A51"/>
    <w:rsid w:val="00A04AD5"/>
    <w:rsid w:val="00A05202"/>
    <w:rsid w:val="00A05E75"/>
    <w:rsid w:val="00A070A0"/>
    <w:rsid w:val="00A071BB"/>
    <w:rsid w:val="00A071D6"/>
    <w:rsid w:val="00A07F12"/>
    <w:rsid w:val="00A105F7"/>
    <w:rsid w:val="00A1069E"/>
    <w:rsid w:val="00A10BD7"/>
    <w:rsid w:val="00A11306"/>
    <w:rsid w:val="00A12247"/>
    <w:rsid w:val="00A12A93"/>
    <w:rsid w:val="00A13326"/>
    <w:rsid w:val="00A135DD"/>
    <w:rsid w:val="00A13B4E"/>
    <w:rsid w:val="00A13CD2"/>
    <w:rsid w:val="00A13D14"/>
    <w:rsid w:val="00A13D5F"/>
    <w:rsid w:val="00A1428C"/>
    <w:rsid w:val="00A144BA"/>
    <w:rsid w:val="00A1455A"/>
    <w:rsid w:val="00A156CC"/>
    <w:rsid w:val="00A15BCE"/>
    <w:rsid w:val="00A15C2D"/>
    <w:rsid w:val="00A15C30"/>
    <w:rsid w:val="00A165ED"/>
    <w:rsid w:val="00A1672D"/>
    <w:rsid w:val="00A16D34"/>
    <w:rsid w:val="00A16FC7"/>
    <w:rsid w:val="00A170AE"/>
    <w:rsid w:val="00A17717"/>
    <w:rsid w:val="00A2059C"/>
    <w:rsid w:val="00A20E8C"/>
    <w:rsid w:val="00A2154C"/>
    <w:rsid w:val="00A22D04"/>
    <w:rsid w:val="00A23541"/>
    <w:rsid w:val="00A23A43"/>
    <w:rsid w:val="00A23EEB"/>
    <w:rsid w:val="00A243BD"/>
    <w:rsid w:val="00A24540"/>
    <w:rsid w:val="00A25239"/>
    <w:rsid w:val="00A25AC2"/>
    <w:rsid w:val="00A263C2"/>
    <w:rsid w:val="00A269B3"/>
    <w:rsid w:val="00A26CAF"/>
    <w:rsid w:val="00A26F71"/>
    <w:rsid w:val="00A27370"/>
    <w:rsid w:val="00A30033"/>
    <w:rsid w:val="00A309F5"/>
    <w:rsid w:val="00A30D00"/>
    <w:rsid w:val="00A30F1C"/>
    <w:rsid w:val="00A3119B"/>
    <w:rsid w:val="00A31247"/>
    <w:rsid w:val="00A31736"/>
    <w:rsid w:val="00A31986"/>
    <w:rsid w:val="00A31AB1"/>
    <w:rsid w:val="00A31FBC"/>
    <w:rsid w:val="00A32216"/>
    <w:rsid w:val="00A324C0"/>
    <w:rsid w:val="00A32557"/>
    <w:rsid w:val="00A33269"/>
    <w:rsid w:val="00A332DC"/>
    <w:rsid w:val="00A333C0"/>
    <w:rsid w:val="00A334E2"/>
    <w:rsid w:val="00A339DC"/>
    <w:rsid w:val="00A3476E"/>
    <w:rsid w:val="00A34F5E"/>
    <w:rsid w:val="00A356FB"/>
    <w:rsid w:val="00A359BB"/>
    <w:rsid w:val="00A35B44"/>
    <w:rsid w:val="00A35E1E"/>
    <w:rsid w:val="00A360AC"/>
    <w:rsid w:val="00A366B7"/>
    <w:rsid w:val="00A37160"/>
    <w:rsid w:val="00A37C30"/>
    <w:rsid w:val="00A37C3C"/>
    <w:rsid w:val="00A40250"/>
    <w:rsid w:val="00A40496"/>
    <w:rsid w:val="00A4077C"/>
    <w:rsid w:val="00A40B55"/>
    <w:rsid w:val="00A40D11"/>
    <w:rsid w:val="00A40F11"/>
    <w:rsid w:val="00A41087"/>
    <w:rsid w:val="00A4179C"/>
    <w:rsid w:val="00A418CB"/>
    <w:rsid w:val="00A41FDD"/>
    <w:rsid w:val="00A42039"/>
    <w:rsid w:val="00A42EE8"/>
    <w:rsid w:val="00A433E6"/>
    <w:rsid w:val="00A43D74"/>
    <w:rsid w:val="00A446B9"/>
    <w:rsid w:val="00A446F6"/>
    <w:rsid w:val="00A44826"/>
    <w:rsid w:val="00A44827"/>
    <w:rsid w:val="00A44D71"/>
    <w:rsid w:val="00A45731"/>
    <w:rsid w:val="00A45B50"/>
    <w:rsid w:val="00A45EA1"/>
    <w:rsid w:val="00A45FAA"/>
    <w:rsid w:val="00A4608C"/>
    <w:rsid w:val="00A460D1"/>
    <w:rsid w:val="00A46117"/>
    <w:rsid w:val="00A467A0"/>
    <w:rsid w:val="00A46C79"/>
    <w:rsid w:val="00A478A2"/>
    <w:rsid w:val="00A47CA6"/>
    <w:rsid w:val="00A502DD"/>
    <w:rsid w:val="00A507C6"/>
    <w:rsid w:val="00A51C7C"/>
    <w:rsid w:val="00A51C7F"/>
    <w:rsid w:val="00A51E0C"/>
    <w:rsid w:val="00A51E71"/>
    <w:rsid w:val="00A5226F"/>
    <w:rsid w:val="00A5228C"/>
    <w:rsid w:val="00A5262F"/>
    <w:rsid w:val="00A54781"/>
    <w:rsid w:val="00A55037"/>
    <w:rsid w:val="00A55D8E"/>
    <w:rsid w:val="00A56122"/>
    <w:rsid w:val="00A56258"/>
    <w:rsid w:val="00A57594"/>
    <w:rsid w:val="00A579F3"/>
    <w:rsid w:val="00A57BCD"/>
    <w:rsid w:val="00A6023F"/>
    <w:rsid w:val="00A604C2"/>
    <w:rsid w:val="00A60675"/>
    <w:rsid w:val="00A60DAC"/>
    <w:rsid w:val="00A60E40"/>
    <w:rsid w:val="00A6117C"/>
    <w:rsid w:val="00A61194"/>
    <w:rsid w:val="00A63780"/>
    <w:rsid w:val="00A63881"/>
    <w:rsid w:val="00A638D4"/>
    <w:rsid w:val="00A63D23"/>
    <w:rsid w:val="00A642EB"/>
    <w:rsid w:val="00A6437C"/>
    <w:rsid w:val="00A6495D"/>
    <w:rsid w:val="00A64D59"/>
    <w:rsid w:val="00A6525C"/>
    <w:rsid w:val="00A66AF5"/>
    <w:rsid w:val="00A66B46"/>
    <w:rsid w:val="00A66D36"/>
    <w:rsid w:val="00A66D3F"/>
    <w:rsid w:val="00A66E0D"/>
    <w:rsid w:val="00A66F3B"/>
    <w:rsid w:val="00A670EE"/>
    <w:rsid w:val="00A67622"/>
    <w:rsid w:val="00A70212"/>
    <w:rsid w:val="00A704B1"/>
    <w:rsid w:val="00A709F0"/>
    <w:rsid w:val="00A70D26"/>
    <w:rsid w:val="00A71AFE"/>
    <w:rsid w:val="00A725E9"/>
    <w:rsid w:val="00A73400"/>
    <w:rsid w:val="00A734AC"/>
    <w:rsid w:val="00A73F49"/>
    <w:rsid w:val="00A73F95"/>
    <w:rsid w:val="00A7425A"/>
    <w:rsid w:val="00A74C0E"/>
    <w:rsid w:val="00A74FF3"/>
    <w:rsid w:val="00A7548E"/>
    <w:rsid w:val="00A75515"/>
    <w:rsid w:val="00A76202"/>
    <w:rsid w:val="00A76302"/>
    <w:rsid w:val="00A7639E"/>
    <w:rsid w:val="00A763E1"/>
    <w:rsid w:val="00A76628"/>
    <w:rsid w:val="00A766E8"/>
    <w:rsid w:val="00A7729D"/>
    <w:rsid w:val="00A77761"/>
    <w:rsid w:val="00A77CAC"/>
    <w:rsid w:val="00A77CD1"/>
    <w:rsid w:val="00A80068"/>
    <w:rsid w:val="00A80158"/>
    <w:rsid w:val="00A80567"/>
    <w:rsid w:val="00A80C81"/>
    <w:rsid w:val="00A80F1C"/>
    <w:rsid w:val="00A814ED"/>
    <w:rsid w:val="00A81939"/>
    <w:rsid w:val="00A81960"/>
    <w:rsid w:val="00A819A3"/>
    <w:rsid w:val="00A81EC1"/>
    <w:rsid w:val="00A81FE2"/>
    <w:rsid w:val="00A82206"/>
    <w:rsid w:val="00A826D1"/>
    <w:rsid w:val="00A831B2"/>
    <w:rsid w:val="00A83359"/>
    <w:rsid w:val="00A834E1"/>
    <w:rsid w:val="00A838EF"/>
    <w:rsid w:val="00A83E10"/>
    <w:rsid w:val="00A84137"/>
    <w:rsid w:val="00A84579"/>
    <w:rsid w:val="00A849B6"/>
    <w:rsid w:val="00A84DF0"/>
    <w:rsid w:val="00A84E0B"/>
    <w:rsid w:val="00A84FE6"/>
    <w:rsid w:val="00A85319"/>
    <w:rsid w:val="00A85D2D"/>
    <w:rsid w:val="00A86099"/>
    <w:rsid w:val="00A86A42"/>
    <w:rsid w:val="00A86A4C"/>
    <w:rsid w:val="00A8701B"/>
    <w:rsid w:val="00A872B1"/>
    <w:rsid w:val="00A874C9"/>
    <w:rsid w:val="00A9008A"/>
    <w:rsid w:val="00A90094"/>
    <w:rsid w:val="00A90204"/>
    <w:rsid w:val="00A903C5"/>
    <w:rsid w:val="00A90780"/>
    <w:rsid w:val="00A90F61"/>
    <w:rsid w:val="00A915FA"/>
    <w:rsid w:val="00A91696"/>
    <w:rsid w:val="00A91883"/>
    <w:rsid w:val="00A925DB"/>
    <w:rsid w:val="00A92651"/>
    <w:rsid w:val="00A92D13"/>
    <w:rsid w:val="00A94133"/>
    <w:rsid w:val="00A94209"/>
    <w:rsid w:val="00A9433E"/>
    <w:rsid w:val="00A943C3"/>
    <w:rsid w:val="00A94883"/>
    <w:rsid w:val="00A9495F"/>
    <w:rsid w:val="00A950FD"/>
    <w:rsid w:val="00A9535B"/>
    <w:rsid w:val="00A95562"/>
    <w:rsid w:val="00A96017"/>
    <w:rsid w:val="00A969C3"/>
    <w:rsid w:val="00A9720E"/>
    <w:rsid w:val="00A972C1"/>
    <w:rsid w:val="00A97472"/>
    <w:rsid w:val="00A977D6"/>
    <w:rsid w:val="00AA15D9"/>
    <w:rsid w:val="00AA192F"/>
    <w:rsid w:val="00AA1CA2"/>
    <w:rsid w:val="00AA1EE7"/>
    <w:rsid w:val="00AA1F7E"/>
    <w:rsid w:val="00AA226D"/>
    <w:rsid w:val="00AA249C"/>
    <w:rsid w:val="00AA2905"/>
    <w:rsid w:val="00AA30DA"/>
    <w:rsid w:val="00AA3545"/>
    <w:rsid w:val="00AA36CF"/>
    <w:rsid w:val="00AA47C7"/>
    <w:rsid w:val="00AA5C94"/>
    <w:rsid w:val="00AA67F4"/>
    <w:rsid w:val="00AA71CE"/>
    <w:rsid w:val="00AA793C"/>
    <w:rsid w:val="00AB115C"/>
    <w:rsid w:val="00AB1162"/>
    <w:rsid w:val="00AB117A"/>
    <w:rsid w:val="00AB125C"/>
    <w:rsid w:val="00AB1353"/>
    <w:rsid w:val="00AB1862"/>
    <w:rsid w:val="00AB2285"/>
    <w:rsid w:val="00AB25AD"/>
    <w:rsid w:val="00AB2C8A"/>
    <w:rsid w:val="00AB2D1D"/>
    <w:rsid w:val="00AB2D80"/>
    <w:rsid w:val="00AB35C3"/>
    <w:rsid w:val="00AB395B"/>
    <w:rsid w:val="00AB3999"/>
    <w:rsid w:val="00AB4034"/>
    <w:rsid w:val="00AB4121"/>
    <w:rsid w:val="00AB4838"/>
    <w:rsid w:val="00AB5036"/>
    <w:rsid w:val="00AB53A3"/>
    <w:rsid w:val="00AB57BE"/>
    <w:rsid w:val="00AB60C7"/>
    <w:rsid w:val="00AB64C1"/>
    <w:rsid w:val="00AB68AB"/>
    <w:rsid w:val="00AB6EAC"/>
    <w:rsid w:val="00AB78C5"/>
    <w:rsid w:val="00AB7E3A"/>
    <w:rsid w:val="00AC0174"/>
    <w:rsid w:val="00AC06A9"/>
    <w:rsid w:val="00AC0EF0"/>
    <w:rsid w:val="00AC1611"/>
    <w:rsid w:val="00AC1659"/>
    <w:rsid w:val="00AC1A0C"/>
    <w:rsid w:val="00AC1B87"/>
    <w:rsid w:val="00AC1E92"/>
    <w:rsid w:val="00AC2180"/>
    <w:rsid w:val="00AC2349"/>
    <w:rsid w:val="00AC24E6"/>
    <w:rsid w:val="00AC277F"/>
    <w:rsid w:val="00AC2ADF"/>
    <w:rsid w:val="00AC2BC7"/>
    <w:rsid w:val="00AC2C54"/>
    <w:rsid w:val="00AC2EC2"/>
    <w:rsid w:val="00AC2EF6"/>
    <w:rsid w:val="00AC3107"/>
    <w:rsid w:val="00AC37E1"/>
    <w:rsid w:val="00AC37F4"/>
    <w:rsid w:val="00AC49DC"/>
    <w:rsid w:val="00AC5715"/>
    <w:rsid w:val="00AC64AA"/>
    <w:rsid w:val="00AC64B1"/>
    <w:rsid w:val="00AC64CF"/>
    <w:rsid w:val="00AC6641"/>
    <w:rsid w:val="00AC692E"/>
    <w:rsid w:val="00AC6963"/>
    <w:rsid w:val="00AC6ECB"/>
    <w:rsid w:val="00AC6EEF"/>
    <w:rsid w:val="00AC7F6A"/>
    <w:rsid w:val="00AD036A"/>
    <w:rsid w:val="00AD0483"/>
    <w:rsid w:val="00AD0647"/>
    <w:rsid w:val="00AD167A"/>
    <w:rsid w:val="00AD1789"/>
    <w:rsid w:val="00AD245C"/>
    <w:rsid w:val="00AD3583"/>
    <w:rsid w:val="00AD3B60"/>
    <w:rsid w:val="00AD437B"/>
    <w:rsid w:val="00AD465F"/>
    <w:rsid w:val="00AD4F44"/>
    <w:rsid w:val="00AD5A18"/>
    <w:rsid w:val="00AD605A"/>
    <w:rsid w:val="00AD60FB"/>
    <w:rsid w:val="00AD6406"/>
    <w:rsid w:val="00AD6EC0"/>
    <w:rsid w:val="00AD73AE"/>
    <w:rsid w:val="00AD782B"/>
    <w:rsid w:val="00AE09CF"/>
    <w:rsid w:val="00AE0FBC"/>
    <w:rsid w:val="00AE1467"/>
    <w:rsid w:val="00AE1501"/>
    <w:rsid w:val="00AE1D02"/>
    <w:rsid w:val="00AE1F5A"/>
    <w:rsid w:val="00AE251B"/>
    <w:rsid w:val="00AE281B"/>
    <w:rsid w:val="00AE294D"/>
    <w:rsid w:val="00AE2DBF"/>
    <w:rsid w:val="00AE38FB"/>
    <w:rsid w:val="00AE3AF1"/>
    <w:rsid w:val="00AE4252"/>
    <w:rsid w:val="00AE4346"/>
    <w:rsid w:val="00AE46CA"/>
    <w:rsid w:val="00AE52CC"/>
    <w:rsid w:val="00AE53A2"/>
    <w:rsid w:val="00AE53CA"/>
    <w:rsid w:val="00AE5EC4"/>
    <w:rsid w:val="00AE67DB"/>
    <w:rsid w:val="00AE6860"/>
    <w:rsid w:val="00AE7046"/>
    <w:rsid w:val="00AE7375"/>
    <w:rsid w:val="00AE7593"/>
    <w:rsid w:val="00AE7A61"/>
    <w:rsid w:val="00AE7A66"/>
    <w:rsid w:val="00AF06EB"/>
    <w:rsid w:val="00AF140D"/>
    <w:rsid w:val="00AF1F98"/>
    <w:rsid w:val="00AF2E91"/>
    <w:rsid w:val="00AF2FDB"/>
    <w:rsid w:val="00AF3109"/>
    <w:rsid w:val="00AF47A9"/>
    <w:rsid w:val="00AF49C6"/>
    <w:rsid w:val="00AF6589"/>
    <w:rsid w:val="00AF67F0"/>
    <w:rsid w:val="00AF6EFF"/>
    <w:rsid w:val="00AF716D"/>
    <w:rsid w:val="00AF757F"/>
    <w:rsid w:val="00AF7764"/>
    <w:rsid w:val="00AF795F"/>
    <w:rsid w:val="00AF7F1F"/>
    <w:rsid w:val="00B000F0"/>
    <w:rsid w:val="00B0068D"/>
    <w:rsid w:val="00B00952"/>
    <w:rsid w:val="00B01CC1"/>
    <w:rsid w:val="00B01E2D"/>
    <w:rsid w:val="00B01E77"/>
    <w:rsid w:val="00B02EDD"/>
    <w:rsid w:val="00B04292"/>
    <w:rsid w:val="00B0444D"/>
    <w:rsid w:val="00B047DF"/>
    <w:rsid w:val="00B04B4F"/>
    <w:rsid w:val="00B05C82"/>
    <w:rsid w:val="00B06353"/>
    <w:rsid w:val="00B06FCF"/>
    <w:rsid w:val="00B07355"/>
    <w:rsid w:val="00B0771C"/>
    <w:rsid w:val="00B079E5"/>
    <w:rsid w:val="00B10409"/>
    <w:rsid w:val="00B10490"/>
    <w:rsid w:val="00B10710"/>
    <w:rsid w:val="00B11348"/>
    <w:rsid w:val="00B120AE"/>
    <w:rsid w:val="00B1269D"/>
    <w:rsid w:val="00B12AB7"/>
    <w:rsid w:val="00B12B28"/>
    <w:rsid w:val="00B12BC6"/>
    <w:rsid w:val="00B131F7"/>
    <w:rsid w:val="00B13B61"/>
    <w:rsid w:val="00B1521F"/>
    <w:rsid w:val="00B15C07"/>
    <w:rsid w:val="00B16037"/>
    <w:rsid w:val="00B1679F"/>
    <w:rsid w:val="00B1684B"/>
    <w:rsid w:val="00B1747C"/>
    <w:rsid w:val="00B175CC"/>
    <w:rsid w:val="00B1761E"/>
    <w:rsid w:val="00B17D94"/>
    <w:rsid w:val="00B214BE"/>
    <w:rsid w:val="00B216B3"/>
    <w:rsid w:val="00B2178E"/>
    <w:rsid w:val="00B21833"/>
    <w:rsid w:val="00B21899"/>
    <w:rsid w:val="00B228A6"/>
    <w:rsid w:val="00B22A8C"/>
    <w:rsid w:val="00B23016"/>
    <w:rsid w:val="00B23243"/>
    <w:rsid w:val="00B2335C"/>
    <w:rsid w:val="00B2445B"/>
    <w:rsid w:val="00B244D5"/>
    <w:rsid w:val="00B24B59"/>
    <w:rsid w:val="00B24CAB"/>
    <w:rsid w:val="00B251D4"/>
    <w:rsid w:val="00B25946"/>
    <w:rsid w:val="00B2673E"/>
    <w:rsid w:val="00B26AC5"/>
    <w:rsid w:val="00B26C3D"/>
    <w:rsid w:val="00B27223"/>
    <w:rsid w:val="00B27357"/>
    <w:rsid w:val="00B27E30"/>
    <w:rsid w:val="00B30266"/>
    <w:rsid w:val="00B306CD"/>
    <w:rsid w:val="00B31C5F"/>
    <w:rsid w:val="00B31DF4"/>
    <w:rsid w:val="00B326A3"/>
    <w:rsid w:val="00B32E85"/>
    <w:rsid w:val="00B33821"/>
    <w:rsid w:val="00B34186"/>
    <w:rsid w:val="00B34B50"/>
    <w:rsid w:val="00B34EA4"/>
    <w:rsid w:val="00B35858"/>
    <w:rsid w:val="00B35F99"/>
    <w:rsid w:val="00B3625D"/>
    <w:rsid w:val="00B36285"/>
    <w:rsid w:val="00B36E18"/>
    <w:rsid w:val="00B36F41"/>
    <w:rsid w:val="00B373AB"/>
    <w:rsid w:val="00B373AC"/>
    <w:rsid w:val="00B3776A"/>
    <w:rsid w:val="00B379B6"/>
    <w:rsid w:val="00B37E60"/>
    <w:rsid w:val="00B40163"/>
    <w:rsid w:val="00B40252"/>
    <w:rsid w:val="00B4067B"/>
    <w:rsid w:val="00B417B0"/>
    <w:rsid w:val="00B419FD"/>
    <w:rsid w:val="00B42004"/>
    <w:rsid w:val="00B4216D"/>
    <w:rsid w:val="00B42F65"/>
    <w:rsid w:val="00B4334F"/>
    <w:rsid w:val="00B43415"/>
    <w:rsid w:val="00B434F6"/>
    <w:rsid w:val="00B4358C"/>
    <w:rsid w:val="00B43849"/>
    <w:rsid w:val="00B43F71"/>
    <w:rsid w:val="00B44670"/>
    <w:rsid w:val="00B46699"/>
    <w:rsid w:val="00B46AEF"/>
    <w:rsid w:val="00B46F5B"/>
    <w:rsid w:val="00B473C0"/>
    <w:rsid w:val="00B4775B"/>
    <w:rsid w:val="00B47CEA"/>
    <w:rsid w:val="00B50555"/>
    <w:rsid w:val="00B50657"/>
    <w:rsid w:val="00B5080E"/>
    <w:rsid w:val="00B50B9C"/>
    <w:rsid w:val="00B50D92"/>
    <w:rsid w:val="00B511FD"/>
    <w:rsid w:val="00B51270"/>
    <w:rsid w:val="00B5150F"/>
    <w:rsid w:val="00B519BA"/>
    <w:rsid w:val="00B51E14"/>
    <w:rsid w:val="00B51E2D"/>
    <w:rsid w:val="00B52D5B"/>
    <w:rsid w:val="00B531FB"/>
    <w:rsid w:val="00B53546"/>
    <w:rsid w:val="00B5376E"/>
    <w:rsid w:val="00B53D50"/>
    <w:rsid w:val="00B5422B"/>
    <w:rsid w:val="00B54C7A"/>
    <w:rsid w:val="00B54F63"/>
    <w:rsid w:val="00B5564C"/>
    <w:rsid w:val="00B55771"/>
    <w:rsid w:val="00B55997"/>
    <w:rsid w:val="00B55A8D"/>
    <w:rsid w:val="00B55F37"/>
    <w:rsid w:val="00B561D7"/>
    <w:rsid w:val="00B5628C"/>
    <w:rsid w:val="00B568A9"/>
    <w:rsid w:val="00B56FF9"/>
    <w:rsid w:val="00B572BB"/>
    <w:rsid w:val="00B573CA"/>
    <w:rsid w:val="00B5742A"/>
    <w:rsid w:val="00B574FD"/>
    <w:rsid w:val="00B5776B"/>
    <w:rsid w:val="00B57F25"/>
    <w:rsid w:val="00B6008D"/>
    <w:rsid w:val="00B600B8"/>
    <w:rsid w:val="00B60467"/>
    <w:rsid w:val="00B60583"/>
    <w:rsid w:val="00B60B09"/>
    <w:rsid w:val="00B60CCA"/>
    <w:rsid w:val="00B60FD9"/>
    <w:rsid w:val="00B6152B"/>
    <w:rsid w:val="00B6161A"/>
    <w:rsid w:val="00B6174A"/>
    <w:rsid w:val="00B61DC5"/>
    <w:rsid w:val="00B61EFC"/>
    <w:rsid w:val="00B62016"/>
    <w:rsid w:val="00B62417"/>
    <w:rsid w:val="00B62F68"/>
    <w:rsid w:val="00B64131"/>
    <w:rsid w:val="00B64D07"/>
    <w:rsid w:val="00B6504E"/>
    <w:rsid w:val="00B654B4"/>
    <w:rsid w:val="00B65901"/>
    <w:rsid w:val="00B66283"/>
    <w:rsid w:val="00B66740"/>
    <w:rsid w:val="00B66A21"/>
    <w:rsid w:val="00B671AB"/>
    <w:rsid w:val="00B6747B"/>
    <w:rsid w:val="00B678B5"/>
    <w:rsid w:val="00B67ECE"/>
    <w:rsid w:val="00B70DC5"/>
    <w:rsid w:val="00B71060"/>
    <w:rsid w:val="00B71473"/>
    <w:rsid w:val="00B71F46"/>
    <w:rsid w:val="00B72954"/>
    <w:rsid w:val="00B72C87"/>
    <w:rsid w:val="00B7307F"/>
    <w:rsid w:val="00B7330F"/>
    <w:rsid w:val="00B73DCD"/>
    <w:rsid w:val="00B74397"/>
    <w:rsid w:val="00B746FC"/>
    <w:rsid w:val="00B74813"/>
    <w:rsid w:val="00B750E8"/>
    <w:rsid w:val="00B757CD"/>
    <w:rsid w:val="00B7591B"/>
    <w:rsid w:val="00B75E6E"/>
    <w:rsid w:val="00B7661B"/>
    <w:rsid w:val="00B77165"/>
    <w:rsid w:val="00B773A0"/>
    <w:rsid w:val="00B80351"/>
    <w:rsid w:val="00B80741"/>
    <w:rsid w:val="00B80E59"/>
    <w:rsid w:val="00B819D6"/>
    <w:rsid w:val="00B81B1A"/>
    <w:rsid w:val="00B81CDB"/>
    <w:rsid w:val="00B8238A"/>
    <w:rsid w:val="00B826B6"/>
    <w:rsid w:val="00B82851"/>
    <w:rsid w:val="00B83923"/>
    <w:rsid w:val="00B84246"/>
    <w:rsid w:val="00B846DE"/>
    <w:rsid w:val="00B84786"/>
    <w:rsid w:val="00B84804"/>
    <w:rsid w:val="00B84AD9"/>
    <w:rsid w:val="00B85260"/>
    <w:rsid w:val="00B855E2"/>
    <w:rsid w:val="00B856F5"/>
    <w:rsid w:val="00B8590D"/>
    <w:rsid w:val="00B85DC7"/>
    <w:rsid w:val="00B85E58"/>
    <w:rsid w:val="00B86035"/>
    <w:rsid w:val="00B86382"/>
    <w:rsid w:val="00B86436"/>
    <w:rsid w:val="00B8691A"/>
    <w:rsid w:val="00B86940"/>
    <w:rsid w:val="00B872A6"/>
    <w:rsid w:val="00B872B6"/>
    <w:rsid w:val="00B8752F"/>
    <w:rsid w:val="00B87AA9"/>
    <w:rsid w:val="00B902A8"/>
    <w:rsid w:val="00B90424"/>
    <w:rsid w:val="00B909B3"/>
    <w:rsid w:val="00B91405"/>
    <w:rsid w:val="00B917F0"/>
    <w:rsid w:val="00B91F37"/>
    <w:rsid w:val="00B92737"/>
    <w:rsid w:val="00B928E2"/>
    <w:rsid w:val="00B92B03"/>
    <w:rsid w:val="00B92B81"/>
    <w:rsid w:val="00B9379B"/>
    <w:rsid w:val="00B93875"/>
    <w:rsid w:val="00B93B89"/>
    <w:rsid w:val="00B93ECF"/>
    <w:rsid w:val="00B9452E"/>
    <w:rsid w:val="00B94543"/>
    <w:rsid w:val="00B94B8A"/>
    <w:rsid w:val="00B94BA8"/>
    <w:rsid w:val="00B94BC8"/>
    <w:rsid w:val="00B94E13"/>
    <w:rsid w:val="00B94EFC"/>
    <w:rsid w:val="00B9518A"/>
    <w:rsid w:val="00B952C6"/>
    <w:rsid w:val="00B954F2"/>
    <w:rsid w:val="00B95CD7"/>
    <w:rsid w:val="00B968DE"/>
    <w:rsid w:val="00B96A57"/>
    <w:rsid w:val="00B96CCF"/>
    <w:rsid w:val="00B97162"/>
    <w:rsid w:val="00B97C47"/>
    <w:rsid w:val="00B97F0B"/>
    <w:rsid w:val="00BA01CE"/>
    <w:rsid w:val="00BA0E71"/>
    <w:rsid w:val="00BA161E"/>
    <w:rsid w:val="00BA177B"/>
    <w:rsid w:val="00BA17DE"/>
    <w:rsid w:val="00BA2B22"/>
    <w:rsid w:val="00BA2F74"/>
    <w:rsid w:val="00BA3487"/>
    <w:rsid w:val="00BA3B6B"/>
    <w:rsid w:val="00BA3CD1"/>
    <w:rsid w:val="00BA3EDB"/>
    <w:rsid w:val="00BA3FEE"/>
    <w:rsid w:val="00BA402E"/>
    <w:rsid w:val="00BA403D"/>
    <w:rsid w:val="00BA4105"/>
    <w:rsid w:val="00BA4171"/>
    <w:rsid w:val="00BA44DF"/>
    <w:rsid w:val="00BA51D3"/>
    <w:rsid w:val="00BA55DC"/>
    <w:rsid w:val="00BA5C70"/>
    <w:rsid w:val="00BA5E00"/>
    <w:rsid w:val="00BA5F37"/>
    <w:rsid w:val="00BA71C9"/>
    <w:rsid w:val="00BA7296"/>
    <w:rsid w:val="00BA7A0B"/>
    <w:rsid w:val="00BB007B"/>
    <w:rsid w:val="00BB10B1"/>
    <w:rsid w:val="00BB131B"/>
    <w:rsid w:val="00BB17CF"/>
    <w:rsid w:val="00BB19A8"/>
    <w:rsid w:val="00BB1FB7"/>
    <w:rsid w:val="00BB244F"/>
    <w:rsid w:val="00BB29AD"/>
    <w:rsid w:val="00BB2C0D"/>
    <w:rsid w:val="00BB3E2D"/>
    <w:rsid w:val="00BB3FE7"/>
    <w:rsid w:val="00BB4A10"/>
    <w:rsid w:val="00BB5BC5"/>
    <w:rsid w:val="00BB63D1"/>
    <w:rsid w:val="00BB69B8"/>
    <w:rsid w:val="00BB7029"/>
    <w:rsid w:val="00BB7384"/>
    <w:rsid w:val="00BB7EB3"/>
    <w:rsid w:val="00BC021E"/>
    <w:rsid w:val="00BC03A7"/>
    <w:rsid w:val="00BC0C0C"/>
    <w:rsid w:val="00BC0E85"/>
    <w:rsid w:val="00BC1878"/>
    <w:rsid w:val="00BC18C7"/>
    <w:rsid w:val="00BC35B1"/>
    <w:rsid w:val="00BC3677"/>
    <w:rsid w:val="00BC3F92"/>
    <w:rsid w:val="00BC404D"/>
    <w:rsid w:val="00BC451A"/>
    <w:rsid w:val="00BC4ACF"/>
    <w:rsid w:val="00BC5C5E"/>
    <w:rsid w:val="00BC5FB4"/>
    <w:rsid w:val="00BC60F4"/>
    <w:rsid w:val="00BC6651"/>
    <w:rsid w:val="00BC6843"/>
    <w:rsid w:val="00BC6D81"/>
    <w:rsid w:val="00BC6F87"/>
    <w:rsid w:val="00BC71AC"/>
    <w:rsid w:val="00BD09B8"/>
    <w:rsid w:val="00BD0B88"/>
    <w:rsid w:val="00BD0CF6"/>
    <w:rsid w:val="00BD15DC"/>
    <w:rsid w:val="00BD1F92"/>
    <w:rsid w:val="00BD209C"/>
    <w:rsid w:val="00BD2933"/>
    <w:rsid w:val="00BD2DDD"/>
    <w:rsid w:val="00BD3BA8"/>
    <w:rsid w:val="00BD3E58"/>
    <w:rsid w:val="00BD43A7"/>
    <w:rsid w:val="00BD445E"/>
    <w:rsid w:val="00BD50C4"/>
    <w:rsid w:val="00BD549F"/>
    <w:rsid w:val="00BD5794"/>
    <w:rsid w:val="00BD5AA0"/>
    <w:rsid w:val="00BD66B6"/>
    <w:rsid w:val="00BD69E3"/>
    <w:rsid w:val="00BD6A2A"/>
    <w:rsid w:val="00BD75D6"/>
    <w:rsid w:val="00BD7A89"/>
    <w:rsid w:val="00BE0152"/>
    <w:rsid w:val="00BE01BB"/>
    <w:rsid w:val="00BE020C"/>
    <w:rsid w:val="00BE0277"/>
    <w:rsid w:val="00BE098E"/>
    <w:rsid w:val="00BE09CD"/>
    <w:rsid w:val="00BE0AB9"/>
    <w:rsid w:val="00BE119F"/>
    <w:rsid w:val="00BE1E26"/>
    <w:rsid w:val="00BE20CB"/>
    <w:rsid w:val="00BE2348"/>
    <w:rsid w:val="00BE30B3"/>
    <w:rsid w:val="00BE3AD8"/>
    <w:rsid w:val="00BE3CA0"/>
    <w:rsid w:val="00BE3E6E"/>
    <w:rsid w:val="00BE408E"/>
    <w:rsid w:val="00BE40CB"/>
    <w:rsid w:val="00BE496B"/>
    <w:rsid w:val="00BE4F3A"/>
    <w:rsid w:val="00BE5211"/>
    <w:rsid w:val="00BE55CC"/>
    <w:rsid w:val="00BE5847"/>
    <w:rsid w:val="00BE6114"/>
    <w:rsid w:val="00BE6524"/>
    <w:rsid w:val="00BE685E"/>
    <w:rsid w:val="00BE6A0F"/>
    <w:rsid w:val="00BE6B44"/>
    <w:rsid w:val="00BE72AE"/>
    <w:rsid w:val="00BE7990"/>
    <w:rsid w:val="00BE7C55"/>
    <w:rsid w:val="00BF06EF"/>
    <w:rsid w:val="00BF091C"/>
    <w:rsid w:val="00BF0AD4"/>
    <w:rsid w:val="00BF0D3C"/>
    <w:rsid w:val="00BF12BF"/>
    <w:rsid w:val="00BF1FE6"/>
    <w:rsid w:val="00BF20C1"/>
    <w:rsid w:val="00BF25F5"/>
    <w:rsid w:val="00BF26E6"/>
    <w:rsid w:val="00BF287C"/>
    <w:rsid w:val="00BF2DF9"/>
    <w:rsid w:val="00BF3454"/>
    <w:rsid w:val="00BF3CCC"/>
    <w:rsid w:val="00BF445A"/>
    <w:rsid w:val="00BF44D5"/>
    <w:rsid w:val="00BF4600"/>
    <w:rsid w:val="00BF485F"/>
    <w:rsid w:val="00BF4CA6"/>
    <w:rsid w:val="00BF6184"/>
    <w:rsid w:val="00BF652C"/>
    <w:rsid w:val="00BF686D"/>
    <w:rsid w:val="00BF6AAA"/>
    <w:rsid w:val="00BF7049"/>
    <w:rsid w:val="00BF7AFB"/>
    <w:rsid w:val="00C000D4"/>
    <w:rsid w:val="00C0016E"/>
    <w:rsid w:val="00C001C9"/>
    <w:rsid w:val="00C00AB7"/>
    <w:rsid w:val="00C014F3"/>
    <w:rsid w:val="00C017C5"/>
    <w:rsid w:val="00C01EDA"/>
    <w:rsid w:val="00C0264E"/>
    <w:rsid w:val="00C028A2"/>
    <w:rsid w:val="00C02B6F"/>
    <w:rsid w:val="00C02B89"/>
    <w:rsid w:val="00C02C61"/>
    <w:rsid w:val="00C02EA3"/>
    <w:rsid w:val="00C037A9"/>
    <w:rsid w:val="00C0471E"/>
    <w:rsid w:val="00C04B48"/>
    <w:rsid w:val="00C04F9C"/>
    <w:rsid w:val="00C05025"/>
    <w:rsid w:val="00C05D61"/>
    <w:rsid w:val="00C05D6E"/>
    <w:rsid w:val="00C06362"/>
    <w:rsid w:val="00C066DC"/>
    <w:rsid w:val="00C06AA3"/>
    <w:rsid w:val="00C06FC1"/>
    <w:rsid w:val="00C072E5"/>
    <w:rsid w:val="00C078D6"/>
    <w:rsid w:val="00C07ABA"/>
    <w:rsid w:val="00C07C50"/>
    <w:rsid w:val="00C10005"/>
    <w:rsid w:val="00C10235"/>
    <w:rsid w:val="00C102E8"/>
    <w:rsid w:val="00C10699"/>
    <w:rsid w:val="00C108E5"/>
    <w:rsid w:val="00C11172"/>
    <w:rsid w:val="00C11680"/>
    <w:rsid w:val="00C119D9"/>
    <w:rsid w:val="00C11D12"/>
    <w:rsid w:val="00C12435"/>
    <w:rsid w:val="00C12628"/>
    <w:rsid w:val="00C12810"/>
    <w:rsid w:val="00C12AC4"/>
    <w:rsid w:val="00C1314F"/>
    <w:rsid w:val="00C13478"/>
    <w:rsid w:val="00C1415B"/>
    <w:rsid w:val="00C148D8"/>
    <w:rsid w:val="00C14A63"/>
    <w:rsid w:val="00C14B26"/>
    <w:rsid w:val="00C14D3B"/>
    <w:rsid w:val="00C14DDA"/>
    <w:rsid w:val="00C15680"/>
    <w:rsid w:val="00C15B32"/>
    <w:rsid w:val="00C15BB4"/>
    <w:rsid w:val="00C15C00"/>
    <w:rsid w:val="00C15E8D"/>
    <w:rsid w:val="00C160E1"/>
    <w:rsid w:val="00C163E6"/>
    <w:rsid w:val="00C16C65"/>
    <w:rsid w:val="00C16C86"/>
    <w:rsid w:val="00C1706E"/>
    <w:rsid w:val="00C17173"/>
    <w:rsid w:val="00C175B9"/>
    <w:rsid w:val="00C1788C"/>
    <w:rsid w:val="00C20019"/>
    <w:rsid w:val="00C200BE"/>
    <w:rsid w:val="00C203FD"/>
    <w:rsid w:val="00C205A5"/>
    <w:rsid w:val="00C207D0"/>
    <w:rsid w:val="00C209FB"/>
    <w:rsid w:val="00C20B62"/>
    <w:rsid w:val="00C21435"/>
    <w:rsid w:val="00C21455"/>
    <w:rsid w:val="00C2230E"/>
    <w:rsid w:val="00C228C1"/>
    <w:rsid w:val="00C23294"/>
    <w:rsid w:val="00C23510"/>
    <w:rsid w:val="00C24806"/>
    <w:rsid w:val="00C248A7"/>
    <w:rsid w:val="00C24949"/>
    <w:rsid w:val="00C24C7F"/>
    <w:rsid w:val="00C25797"/>
    <w:rsid w:val="00C25806"/>
    <w:rsid w:val="00C25FA3"/>
    <w:rsid w:val="00C27DA0"/>
    <w:rsid w:val="00C30450"/>
    <w:rsid w:val="00C30696"/>
    <w:rsid w:val="00C30763"/>
    <w:rsid w:val="00C30987"/>
    <w:rsid w:val="00C31730"/>
    <w:rsid w:val="00C31931"/>
    <w:rsid w:val="00C31CF5"/>
    <w:rsid w:val="00C31E27"/>
    <w:rsid w:val="00C320DF"/>
    <w:rsid w:val="00C3290E"/>
    <w:rsid w:val="00C32C6A"/>
    <w:rsid w:val="00C333D7"/>
    <w:rsid w:val="00C334EC"/>
    <w:rsid w:val="00C33E4C"/>
    <w:rsid w:val="00C33E61"/>
    <w:rsid w:val="00C33E6B"/>
    <w:rsid w:val="00C341AD"/>
    <w:rsid w:val="00C34B8D"/>
    <w:rsid w:val="00C34FC7"/>
    <w:rsid w:val="00C353D4"/>
    <w:rsid w:val="00C354BA"/>
    <w:rsid w:val="00C3565C"/>
    <w:rsid w:val="00C360D2"/>
    <w:rsid w:val="00C367AB"/>
    <w:rsid w:val="00C36868"/>
    <w:rsid w:val="00C36DD6"/>
    <w:rsid w:val="00C370EF"/>
    <w:rsid w:val="00C37BDE"/>
    <w:rsid w:val="00C37C47"/>
    <w:rsid w:val="00C40A1D"/>
    <w:rsid w:val="00C40BD1"/>
    <w:rsid w:val="00C40DE0"/>
    <w:rsid w:val="00C40EF1"/>
    <w:rsid w:val="00C41322"/>
    <w:rsid w:val="00C427E7"/>
    <w:rsid w:val="00C42A89"/>
    <w:rsid w:val="00C431C8"/>
    <w:rsid w:val="00C43832"/>
    <w:rsid w:val="00C43BF0"/>
    <w:rsid w:val="00C44652"/>
    <w:rsid w:val="00C44898"/>
    <w:rsid w:val="00C44933"/>
    <w:rsid w:val="00C44E65"/>
    <w:rsid w:val="00C45082"/>
    <w:rsid w:val="00C45715"/>
    <w:rsid w:val="00C45C32"/>
    <w:rsid w:val="00C50177"/>
    <w:rsid w:val="00C50249"/>
    <w:rsid w:val="00C50558"/>
    <w:rsid w:val="00C50568"/>
    <w:rsid w:val="00C506D6"/>
    <w:rsid w:val="00C5119D"/>
    <w:rsid w:val="00C516CC"/>
    <w:rsid w:val="00C5174E"/>
    <w:rsid w:val="00C51A28"/>
    <w:rsid w:val="00C523B8"/>
    <w:rsid w:val="00C523D3"/>
    <w:rsid w:val="00C523EB"/>
    <w:rsid w:val="00C526A3"/>
    <w:rsid w:val="00C53404"/>
    <w:rsid w:val="00C536AF"/>
    <w:rsid w:val="00C5380A"/>
    <w:rsid w:val="00C5387E"/>
    <w:rsid w:val="00C53CDA"/>
    <w:rsid w:val="00C53D04"/>
    <w:rsid w:val="00C53E43"/>
    <w:rsid w:val="00C54311"/>
    <w:rsid w:val="00C55313"/>
    <w:rsid w:val="00C56279"/>
    <w:rsid w:val="00C564C4"/>
    <w:rsid w:val="00C57777"/>
    <w:rsid w:val="00C57869"/>
    <w:rsid w:val="00C57ABB"/>
    <w:rsid w:val="00C57F67"/>
    <w:rsid w:val="00C60616"/>
    <w:rsid w:val="00C60702"/>
    <w:rsid w:val="00C61766"/>
    <w:rsid w:val="00C619BD"/>
    <w:rsid w:val="00C61AEE"/>
    <w:rsid w:val="00C63573"/>
    <w:rsid w:val="00C63DC3"/>
    <w:rsid w:val="00C63F72"/>
    <w:rsid w:val="00C6403A"/>
    <w:rsid w:val="00C6433C"/>
    <w:rsid w:val="00C64E85"/>
    <w:rsid w:val="00C6518E"/>
    <w:rsid w:val="00C65451"/>
    <w:rsid w:val="00C66304"/>
    <w:rsid w:val="00C66AF1"/>
    <w:rsid w:val="00C66C94"/>
    <w:rsid w:val="00C6741C"/>
    <w:rsid w:val="00C67A0E"/>
    <w:rsid w:val="00C70168"/>
    <w:rsid w:val="00C7077C"/>
    <w:rsid w:val="00C707C3"/>
    <w:rsid w:val="00C70952"/>
    <w:rsid w:val="00C70AC4"/>
    <w:rsid w:val="00C70EA2"/>
    <w:rsid w:val="00C70F5C"/>
    <w:rsid w:val="00C7123B"/>
    <w:rsid w:val="00C71932"/>
    <w:rsid w:val="00C71C42"/>
    <w:rsid w:val="00C723A8"/>
    <w:rsid w:val="00C728F1"/>
    <w:rsid w:val="00C72B2A"/>
    <w:rsid w:val="00C7310C"/>
    <w:rsid w:val="00C73C28"/>
    <w:rsid w:val="00C743A8"/>
    <w:rsid w:val="00C74C32"/>
    <w:rsid w:val="00C74D3B"/>
    <w:rsid w:val="00C7566A"/>
    <w:rsid w:val="00C75AC7"/>
    <w:rsid w:val="00C76137"/>
    <w:rsid w:val="00C76180"/>
    <w:rsid w:val="00C76551"/>
    <w:rsid w:val="00C76DAC"/>
    <w:rsid w:val="00C77748"/>
    <w:rsid w:val="00C77996"/>
    <w:rsid w:val="00C77DAA"/>
    <w:rsid w:val="00C77F55"/>
    <w:rsid w:val="00C81007"/>
    <w:rsid w:val="00C8113D"/>
    <w:rsid w:val="00C81431"/>
    <w:rsid w:val="00C8158A"/>
    <w:rsid w:val="00C81DF2"/>
    <w:rsid w:val="00C81E7F"/>
    <w:rsid w:val="00C822A3"/>
    <w:rsid w:val="00C82566"/>
    <w:rsid w:val="00C829C6"/>
    <w:rsid w:val="00C82BA9"/>
    <w:rsid w:val="00C8309E"/>
    <w:rsid w:val="00C83CDE"/>
    <w:rsid w:val="00C83F3C"/>
    <w:rsid w:val="00C8420E"/>
    <w:rsid w:val="00C844EA"/>
    <w:rsid w:val="00C84819"/>
    <w:rsid w:val="00C84A83"/>
    <w:rsid w:val="00C84D58"/>
    <w:rsid w:val="00C84DAF"/>
    <w:rsid w:val="00C84EEA"/>
    <w:rsid w:val="00C84F82"/>
    <w:rsid w:val="00C853CE"/>
    <w:rsid w:val="00C85FF0"/>
    <w:rsid w:val="00C8619A"/>
    <w:rsid w:val="00C86536"/>
    <w:rsid w:val="00C86CA2"/>
    <w:rsid w:val="00C86D48"/>
    <w:rsid w:val="00C87334"/>
    <w:rsid w:val="00C87B68"/>
    <w:rsid w:val="00C87E10"/>
    <w:rsid w:val="00C9027E"/>
    <w:rsid w:val="00C90A6F"/>
    <w:rsid w:val="00C91D6D"/>
    <w:rsid w:val="00C91F75"/>
    <w:rsid w:val="00C92D7B"/>
    <w:rsid w:val="00C936D1"/>
    <w:rsid w:val="00C93BF6"/>
    <w:rsid w:val="00C93DE0"/>
    <w:rsid w:val="00C93E90"/>
    <w:rsid w:val="00C940E8"/>
    <w:rsid w:val="00C944D0"/>
    <w:rsid w:val="00C9457C"/>
    <w:rsid w:val="00C94623"/>
    <w:rsid w:val="00C9489D"/>
    <w:rsid w:val="00C95082"/>
    <w:rsid w:val="00C96FD7"/>
    <w:rsid w:val="00CA019D"/>
    <w:rsid w:val="00CA02B8"/>
    <w:rsid w:val="00CA05B2"/>
    <w:rsid w:val="00CA0A01"/>
    <w:rsid w:val="00CA1CC6"/>
    <w:rsid w:val="00CA281B"/>
    <w:rsid w:val="00CA2C9C"/>
    <w:rsid w:val="00CA371A"/>
    <w:rsid w:val="00CA3DDE"/>
    <w:rsid w:val="00CA4A7C"/>
    <w:rsid w:val="00CA4C26"/>
    <w:rsid w:val="00CA515C"/>
    <w:rsid w:val="00CA54DB"/>
    <w:rsid w:val="00CA55F8"/>
    <w:rsid w:val="00CA66E6"/>
    <w:rsid w:val="00CA68BF"/>
    <w:rsid w:val="00CA6A1A"/>
    <w:rsid w:val="00CA6ADD"/>
    <w:rsid w:val="00CA7199"/>
    <w:rsid w:val="00CA75C2"/>
    <w:rsid w:val="00CA7B55"/>
    <w:rsid w:val="00CA7EDB"/>
    <w:rsid w:val="00CB083C"/>
    <w:rsid w:val="00CB0B2D"/>
    <w:rsid w:val="00CB0FA6"/>
    <w:rsid w:val="00CB132C"/>
    <w:rsid w:val="00CB1BF5"/>
    <w:rsid w:val="00CB1EDF"/>
    <w:rsid w:val="00CB2213"/>
    <w:rsid w:val="00CB39C0"/>
    <w:rsid w:val="00CB3AC6"/>
    <w:rsid w:val="00CB3C88"/>
    <w:rsid w:val="00CB65C5"/>
    <w:rsid w:val="00CB68BB"/>
    <w:rsid w:val="00CB6CAF"/>
    <w:rsid w:val="00CB7528"/>
    <w:rsid w:val="00CB7683"/>
    <w:rsid w:val="00CB7C70"/>
    <w:rsid w:val="00CB7D59"/>
    <w:rsid w:val="00CC01F7"/>
    <w:rsid w:val="00CC0553"/>
    <w:rsid w:val="00CC0BA1"/>
    <w:rsid w:val="00CC0F5A"/>
    <w:rsid w:val="00CC13F7"/>
    <w:rsid w:val="00CC14F2"/>
    <w:rsid w:val="00CC184C"/>
    <w:rsid w:val="00CC1A95"/>
    <w:rsid w:val="00CC1EE7"/>
    <w:rsid w:val="00CC1F49"/>
    <w:rsid w:val="00CC2647"/>
    <w:rsid w:val="00CC27A8"/>
    <w:rsid w:val="00CC2CAF"/>
    <w:rsid w:val="00CC2E0F"/>
    <w:rsid w:val="00CC345E"/>
    <w:rsid w:val="00CC3E9A"/>
    <w:rsid w:val="00CC463D"/>
    <w:rsid w:val="00CC48CE"/>
    <w:rsid w:val="00CC5A5F"/>
    <w:rsid w:val="00CC5DC6"/>
    <w:rsid w:val="00CC621D"/>
    <w:rsid w:val="00CC69A9"/>
    <w:rsid w:val="00CC6CD8"/>
    <w:rsid w:val="00CC711B"/>
    <w:rsid w:val="00CC729A"/>
    <w:rsid w:val="00CC76FA"/>
    <w:rsid w:val="00CC7CB6"/>
    <w:rsid w:val="00CD0155"/>
    <w:rsid w:val="00CD15B1"/>
    <w:rsid w:val="00CD2060"/>
    <w:rsid w:val="00CD20FB"/>
    <w:rsid w:val="00CD29B7"/>
    <w:rsid w:val="00CD320C"/>
    <w:rsid w:val="00CD361C"/>
    <w:rsid w:val="00CD3FC4"/>
    <w:rsid w:val="00CD4007"/>
    <w:rsid w:val="00CD4461"/>
    <w:rsid w:val="00CD4543"/>
    <w:rsid w:val="00CD478C"/>
    <w:rsid w:val="00CD4AA1"/>
    <w:rsid w:val="00CD4F10"/>
    <w:rsid w:val="00CD516A"/>
    <w:rsid w:val="00CD5353"/>
    <w:rsid w:val="00CD5AAE"/>
    <w:rsid w:val="00CD6574"/>
    <w:rsid w:val="00CD7A87"/>
    <w:rsid w:val="00CD7B09"/>
    <w:rsid w:val="00CD7DC3"/>
    <w:rsid w:val="00CE121C"/>
    <w:rsid w:val="00CE145C"/>
    <w:rsid w:val="00CE1505"/>
    <w:rsid w:val="00CE1BB0"/>
    <w:rsid w:val="00CE1F07"/>
    <w:rsid w:val="00CE1FF9"/>
    <w:rsid w:val="00CE20D8"/>
    <w:rsid w:val="00CE3167"/>
    <w:rsid w:val="00CE31C5"/>
    <w:rsid w:val="00CE4B35"/>
    <w:rsid w:val="00CE5392"/>
    <w:rsid w:val="00CE56F1"/>
    <w:rsid w:val="00CE5E45"/>
    <w:rsid w:val="00CE67D1"/>
    <w:rsid w:val="00CE6C68"/>
    <w:rsid w:val="00CE754E"/>
    <w:rsid w:val="00CE75E8"/>
    <w:rsid w:val="00CE7F66"/>
    <w:rsid w:val="00CE7FB6"/>
    <w:rsid w:val="00CF0115"/>
    <w:rsid w:val="00CF0511"/>
    <w:rsid w:val="00CF062C"/>
    <w:rsid w:val="00CF118C"/>
    <w:rsid w:val="00CF156E"/>
    <w:rsid w:val="00CF20FC"/>
    <w:rsid w:val="00CF2422"/>
    <w:rsid w:val="00CF2A15"/>
    <w:rsid w:val="00CF2A66"/>
    <w:rsid w:val="00CF2FF8"/>
    <w:rsid w:val="00CF30E2"/>
    <w:rsid w:val="00CF3100"/>
    <w:rsid w:val="00CF3330"/>
    <w:rsid w:val="00CF365F"/>
    <w:rsid w:val="00CF398F"/>
    <w:rsid w:val="00CF3D9F"/>
    <w:rsid w:val="00CF4CC7"/>
    <w:rsid w:val="00CF4E41"/>
    <w:rsid w:val="00CF5131"/>
    <w:rsid w:val="00CF523B"/>
    <w:rsid w:val="00CF5418"/>
    <w:rsid w:val="00CF5984"/>
    <w:rsid w:val="00CF5D91"/>
    <w:rsid w:val="00CF5DBD"/>
    <w:rsid w:val="00CF6094"/>
    <w:rsid w:val="00CF6BC8"/>
    <w:rsid w:val="00CF6C80"/>
    <w:rsid w:val="00CF6E8A"/>
    <w:rsid w:val="00CF7751"/>
    <w:rsid w:val="00CF7DDD"/>
    <w:rsid w:val="00D006B6"/>
    <w:rsid w:val="00D00DB6"/>
    <w:rsid w:val="00D01246"/>
    <w:rsid w:val="00D012BC"/>
    <w:rsid w:val="00D012DC"/>
    <w:rsid w:val="00D0183C"/>
    <w:rsid w:val="00D021C5"/>
    <w:rsid w:val="00D02205"/>
    <w:rsid w:val="00D02464"/>
    <w:rsid w:val="00D0264B"/>
    <w:rsid w:val="00D03F75"/>
    <w:rsid w:val="00D04030"/>
    <w:rsid w:val="00D0469C"/>
    <w:rsid w:val="00D04C2D"/>
    <w:rsid w:val="00D04C9E"/>
    <w:rsid w:val="00D053C2"/>
    <w:rsid w:val="00D06039"/>
    <w:rsid w:val="00D06134"/>
    <w:rsid w:val="00D063F6"/>
    <w:rsid w:val="00D06AB9"/>
    <w:rsid w:val="00D06CDF"/>
    <w:rsid w:val="00D072C8"/>
    <w:rsid w:val="00D075CE"/>
    <w:rsid w:val="00D0767B"/>
    <w:rsid w:val="00D07B0B"/>
    <w:rsid w:val="00D11209"/>
    <w:rsid w:val="00D1152D"/>
    <w:rsid w:val="00D11EE0"/>
    <w:rsid w:val="00D126D2"/>
    <w:rsid w:val="00D1349F"/>
    <w:rsid w:val="00D13E2A"/>
    <w:rsid w:val="00D14067"/>
    <w:rsid w:val="00D145CD"/>
    <w:rsid w:val="00D147BF"/>
    <w:rsid w:val="00D14C80"/>
    <w:rsid w:val="00D1522A"/>
    <w:rsid w:val="00D15FD9"/>
    <w:rsid w:val="00D16BDC"/>
    <w:rsid w:val="00D16E06"/>
    <w:rsid w:val="00D172D1"/>
    <w:rsid w:val="00D1748B"/>
    <w:rsid w:val="00D17B62"/>
    <w:rsid w:val="00D17BEA"/>
    <w:rsid w:val="00D17EDA"/>
    <w:rsid w:val="00D17F29"/>
    <w:rsid w:val="00D20582"/>
    <w:rsid w:val="00D20BEE"/>
    <w:rsid w:val="00D21005"/>
    <w:rsid w:val="00D21550"/>
    <w:rsid w:val="00D21589"/>
    <w:rsid w:val="00D21AF5"/>
    <w:rsid w:val="00D21B51"/>
    <w:rsid w:val="00D21C58"/>
    <w:rsid w:val="00D2287B"/>
    <w:rsid w:val="00D230D0"/>
    <w:rsid w:val="00D23913"/>
    <w:rsid w:val="00D23CD1"/>
    <w:rsid w:val="00D24906"/>
    <w:rsid w:val="00D25464"/>
    <w:rsid w:val="00D258D0"/>
    <w:rsid w:val="00D26201"/>
    <w:rsid w:val="00D26878"/>
    <w:rsid w:val="00D271DA"/>
    <w:rsid w:val="00D30239"/>
    <w:rsid w:val="00D30589"/>
    <w:rsid w:val="00D31069"/>
    <w:rsid w:val="00D3106E"/>
    <w:rsid w:val="00D31840"/>
    <w:rsid w:val="00D31B6B"/>
    <w:rsid w:val="00D31D39"/>
    <w:rsid w:val="00D32646"/>
    <w:rsid w:val="00D32F5D"/>
    <w:rsid w:val="00D32F6D"/>
    <w:rsid w:val="00D330AE"/>
    <w:rsid w:val="00D331DC"/>
    <w:rsid w:val="00D333A2"/>
    <w:rsid w:val="00D339BE"/>
    <w:rsid w:val="00D33D2D"/>
    <w:rsid w:val="00D33D2F"/>
    <w:rsid w:val="00D33DF8"/>
    <w:rsid w:val="00D343C1"/>
    <w:rsid w:val="00D344C4"/>
    <w:rsid w:val="00D3453F"/>
    <w:rsid w:val="00D34B83"/>
    <w:rsid w:val="00D35DC6"/>
    <w:rsid w:val="00D361CD"/>
    <w:rsid w:val="00D369DD"/>
    <w:rsid w:val="00D3757A"/>
    <w:rsid w:val="00D37818"/>
    <w:rsid w:val="00D401BC"/>
    <w:rsid w:val="00D405C2"/>
    <w:rsid w:val="00D40706"/>
    <w:rsid w:val="00D40BEF"/>
    <w:rsid w:val="00D40CBC"/>
    <w:rsid w:val="00D42422"/>
    <w:rsid w:val="00D42FAD"/>
    <w:rsid w:val="00D430F3"/>
    <w:rsid w:val="00D431F7"/>
    <w:rsid w:val="00D43399"/>
    <w:rsid w:val="00D44640"/>
    <w:rsid w:val="00D4475E"/>
    <w:rsid w:val="00D44BF1"/>
    <w:rsid w:val="00D44DB5"/>
    <w:rsid w:val="00D45028"/>
    <w:rsid w:val="00D45EF4"/>
    <w:rsid w:val="00D46AB0"/>
    <w:rsid w:val="00D46B64"/>
    <w:rsid w:val="00D4754E"/>
    <w:rsid w:val="00D47859"/>
    <w:rsid w:val="00D47D55"/>
    <w:rsid w:val="00D47EC1"/>
    <w:rsid w:val="00D50697"/>
    <w:rsid w:val="00D507BC"/>
    <w:rsid w:val="00D50D53"/>
    <w:rsid w:val="00D5184A"/>
    <w:rsid w:val="00D51ECC"/>
    <w:rsid w:val="00D52278"/>
    <w:rsid w:val="00D52E1E"/>
    <w:rsid w:val="00D53189"/>
    <w:rsid w:val="00D5319D"/>
    <w:rsid w:val="00D53253"/>
    <w:rsid w:val="00D533A5"/>
    <w:rsid w:val="00D53CE9"/>
    <w:rsid w:val="00D542EE"/>
    <w:rsid w:val="00D54647"/>
    <w:rsid w:val="00D54DE4"/>
    <w:rsid w:val="00D555A8"/>
    <w:rsid w:val="00D555BF"/>
    <w:rsid w:val="00D555CA"/>
    <w:rsid w:val="00D559B0"/>
    <w:rsid w:val="00D55BE2"/>
    <w:rsid w:val="00D55D77"/>
    <w:rsid w:val="00D56436"/>
    <w:rsid w:val="00D56AC6"/>
    <w:rsid w:val="00D56D66"/>
    <w:rsid w:val="00D56E4F"/>
    <w:rsid w:val="00D60604"/>
    <w:rsid w:val="00D6122B"/>
    <w:rsid w:val="00D61965"/>
    <w:rsid w:val="00D619F3"/>
    <w:rsid w:val="00D62351"/>
    <w:rsid w:val="00D6310B"/>
    <w:rsid w:val="00D6341D"/>
    <w:rsid w:val="00D6361F"/>
    <w:rsid w:val="00D6390B"/>
    <w:rsid w:val="00D639E5"/>
    <w:rsid w:val="00D63B4E"/>
    <w:rsid w:val="00D64C18"/>
    <w:rsid w:val="00D64D12"/>
    <w:rsid w:val="00D64E3E"/>
    <w:rsid w:val="00D651BD"/>
    <w:rsid w:val="00D657D7"/>
    <w:rsid w:val="00D6582F"/>
    <w:rsid w:val="00D66105"/>
    <w:rsid w:val="00D6675B"/>
    <w:rsid w:val="00D66B1D"/>
    <w:rsid w:val="00D66F1B"/>
    <w:rsid w:val="00D67953"/>
    <w:rsid w:val="00D67D5A"/>
    <w:rsid w:val="00D703DD"/>
    <w:rsid w:val="00D707C1"/>
    <w:rsid w:val="00D70E22"/>
    <w:rsid w:val="00D7128C"/>
    <w:rsid w:val="00D71658"/>
    <w:rsid w:val="00D72162"/>
    <w:rsid w:val="00D72325"/>
    <w:rsid w:val="00D7234F"/>
    <w:rsid w:val="00D7249D"/>
    <w:rsid w:val="00D72577"/>
    <w:rsid w:val="00D730AC"/>
    <w:rsid w:val="00D73928"/>
    <w:rsid w:val="00D73BD9"/>
    <w:rsid w:val="00D73DFC"/>
    <w:rsid w:val="00D73E9B"/>
    <w:rsid w:val="00D7466F"/>
    <w:rsid w:val="00D74958"/>
    <w:rsid w:val="00D74969"/>
    <w:rsid w:val="00D74D2A"/>
    <w:rsid w:val="00D74E9C"/>
    <w:rsid w:val="00D75279"/>
    <w:rsid w:val="00D765E2"/>
    <w:rsid w:val="00D76C05"/>
    <w:rsid w:val="00D77B7D"/>
    <w:rsid w:val="00D77C6E"/>
    <w:rsid w:val="00D800ED"/>
    <w:rsid w:val="00D801F6"/>
    <w:rsid w:val="00D80967"/>
    <w:rsid w:val="00D80AB2"/>
    <w:rsid w:val="00D80C44"/>
    <w:rsid w:val="00D81BA4"/>
    <w:rsid w:val="00D82804"/>
    <w:rsid w:val="00D82806"/>
    <w:rsid w:val="00D82AE2"/>
    <w:rsid w:val="00D82D33"/>
    <w:rsid w:val="00D83473"/>
    <w:rsid w:val="00D8355C"/>
    <w:rsid w:val="00D83BA3"/>
    <w:rsid w:val="00D84101"/>
    <w:rsid w:val="00D841B9"/>
    <w:rsid w:val="00D84CA3"/>
    <w:rsid w:val="00D84FF2"/>
    <w:rsid w:val="00D850E3"/>
    <w:rsid w:val="00D85B15"/>
    <w:rsid w:val="00D85BB7"/>
    <w:rsid w:val="00D85E55"/>
    <w:rsid w:val="00D865A1"/>
    <w:rsid w:val="00D8678C"/>
    <w:rsid w:val="00D87477"/>
    <w:rsid w:val="00D878E6"/>
    <w:rsid w:val="00D879F9"/>
    <w:rsid w:val="00D900DA"/>
    <w:rsid w:val="00D91223"/>
    <w:rsid w:val="00D91BAE"/>
    <w:rsid w:val="00D91F20"/>
    <w:rsid w:val="00D92797"/>
    <w:rsid w:val="00D92AF1"/>
    <w:rsid w:val="00D92C87"/>
    <w:rsid w:val="00D93A90"/>
    <w:rsid w:val="00D93B9F"/>
    <w:rsid w:val="00D93F50"/>
    <w:rsid w:val="00D93F75"/>
    <w:rsid w:val="00D9438B"/>
    <w:rsid w:val="00D94494"/>
    <w:rsid w:val="00D952E2"/>
    <w:rsid w:val="00D9560A"/>
    <w:rsid w:val="00D956E6"/>
    <w:rsid w:val="00D95785"/>
    <w:rsid w:val="00D95D46"/>
    <w:rsid w:val="00D966A5"/>
    <w:rsid w:val="00D966CC"/>
    <w:rsid w:val="00D96966"/>
    <w:rsid w:val="00D96A4B"/>
    <w:rsid w:val="00D970A9"/>
    <w:rsid w:val="00D973A4"/>
    <w:rsid w:val="00DA0D74"/>
    <w:rsid w:val="00DA0EA2"/>
    <w:rsid w:val="00DA14DF"/>
    <w:rsid w:val="00DA1760"/>
    <w:rsid w:val="00DA201A"/>
    <w:rsid w:val="00DA2095"/>
    <w:rsid w:val="00DA272B"/>
    <w:rsid w:val="00DA30DA"/>
    <w:rsid w:val="00DA3504"/>
    <w:rsid w:val="00DA377F"/>
    <w:rsid w:val="00DA3906"/>
    <w:rsid w:val="00DA3B22"/>
    <w:rsid w:val="00DA3B67"/>
    <w:rsid w:val="00DA3F22"/>
    <w:rsid w:val="00DA507F"/>
    <w:rsid w:val="00DA58AC"/>
    <w:rsid w:val="00DA5997"/>
    <w:rsid w:val="00DA5ABD"/>
    <w:rsid w:val="00DA5D49"/>
    <w:rsid w:val="00DA61D7"/>
    <w:rsid w:val="00DA6441"/>
    <w:rsid w:val="00DA6A22"/>
    <w:rsid w:val="00DA6B5D"/>
    <w:rsid w:val="00DA6F88"/>
    <w:rsid w:val="00DA7249"/>
    <w:rsid w:val="00DA76A8"/>
    <w:rsid w:val="00DA7C5D"/>
    <w:rsid w:val="00DB0325"/>
    <w:rsid w:val="00DB042F"/>
    <w:rsid w:val="00DB0A9C"/>
    <w:rsid w:val="00DB0AE5"/>
    <w:rsid w:val="00DB0E6A"/>
    <w:rsid w:val="00DB18B5"/>
    <w:rsid w:val="00DB1BA6"/>
    <w:rsid w:val="00DB2A14"/>
    <w:rsid w:val="00DB2E02"/>
    <w:rsid w:val="00DB37EB"/>
    <w:rsid w:val="00DB3C6D"/>
    <w:rsid w:val="00DB3EB8"/>
    <w:rsid w:val="00DB4D9D"/>
    <w:rsid w:val="00DB4F50"/>
    <w:rsid w:val="00DB5249"/>
    <w:rsid w:val="00DB529E"/>
    <w:rsid w:val="00DB5858"/>
    <w:rsid w:val="00DB5955"/>
    <w:rsid w:val="00DB5B71"/>
    <w:rsid w:val="00DB5BD8"/>
    <w:rsid w:val="00DB6923"/>
    <w:rsid w:val="00DB6F90"/>
    <w:rsid w:val="00DB70FB"/>
    <w:rsid w:val="00DB7573"/>
    <w:rsid w:val="00DB7973"/>
    <w:rsid w:val="00DB7AB0"/>
    <w:rsid w:val="00DC040F"/>
    <w:rsid w:val="00DC0676"/>
    <w:rsid w:val="00DC0FDB"/>
    <w:rsid w:val="00DC1CEB"/>
    <w:rsid w:val="00DC410D"/>
    <w:rsid w:val="00DC4283"/>
    <w:rsid w:val="00DC5574"/>
    <w:rsid w:val="00DC58F7"/>
    <w:rsid w:val="00DC5BA6"/>
    <w:rsid w:val="00DC5E4C"/>
    <w:rsid w:val="00DC6C9F"/>
    <w:rsid w:val="00DC7E12"/>
    <w:rsid w:val="00DD047D"/>
    <w:rsid w:val="00DD07AF"/>
    <w:rsid w:val="00DD08D9"/>
    <w:rsid w:val="00DD09E5"/>
    <w:rsid w:val="00DD1227"/>
    <w:rsid w:val="00DD1906"/>
    <w:rsid w:val="00DD1A9B"/>
    <w:rsid w:val="00DD1BFB"/>
    <w:rsid w:val="00DD206E"/>
    <w:rsid w:val="00DD2633"/>
    <w:rsid w:val="00DD341E"/>
    <w:rsid w:val="00DD3AC5"/>
    <w:rsid w:val="00DD4BE1"/>
    <w:rsid w:val="00DD4F1E"/>
    <w:rsid w:val="00DD517A"/>
    <w:rsid w:val="00DD541E"/>
    <w:rsid w:val="00DD557F"/>
    <w:rsid w:val="00DD5D14"/>
    <w:rsid w:val="00DD5E5C"/>
    <w:rsid w:val="00DD5E99"/>
    <w:rsid w:val="00DD62B0"/>
    <w:rsid w:val="00DD62D3"/>
    <w:rsid w:val="00DD7F80"/>
    <w:rsid w:val="00DE0014"/>
    <w:rsid w:val="00DE064C"/>
    <w:rsid w:val="00DE0E2B"/>
    <w:rsid w:val="00DE0ECB"/>
    <w:rsid w:val="00DE170D"/>
    <w:rsid w:val="00DE175F"/>
    <w:rsid w:val="00DE1963"/>
    <w:rsid w:val="00DE197C"/>
    <w:rsid w:val="00DE1C51"/>
    <w:rsid w:val="00DE26B7"/>
    <w:rsid w:val="00DE26BE"/>
    <w:rsid w:val="00DE2723"/>
    <w:rsid w:val="00DE2B50"/>
    <w:rsid w:val="00DE359A"/>
    <w:rsid w:val="00DE3785"/>
    <w:rsid w:val="00DE395C"/>
    <w:rsid w:val="00DE42AB"/>
    <w:rsid w:val="00DE4559"/>
    <w:rsid w:val="00DE5658"/>
    <w:rsid w:val="00DE5D4B"/>
    <w:rsid w:val="00DE6181"/>
    <w:rsid w:val="00DE61F5"/>
    <w:rsid w:val="00DE677E"/>
    <w:rsid w:val="00DE6845"/>
    <w:rsid w:val="00DE6E06"/>
    <w:rsid w:val="00DE70C5"/>
    <w:rsid w:val="00DE7163"/>
    <w:rsid w:val="00DE7573"/>
    <w:rsid w:val="00DE7673"/>
    <w:rsid w:val="00DE7AE6"/>
    <w:rsid w:val="00DE7D60"/>
    <w:rsid w:val="00DF03D6"/>
    <w:rsid w:val="00DF190F"/>
    <w:rsid w:val="00DF1AE5"/>
    <w:rsid w:val="00DF1C8A"/>
    <w:rsid w:val="00DF21B4"/>
    <w:rsid w:val="00DF250B"/>
    <w:rsid w:val="00DF28B4"/>
    <w:rsid w:val="00DF2935"/>
    <w:rsid w:val="00DF3129"/>
    <w:rsid w:val="00DF3415"/>
    <w:rsid w:val="00DF3688"/>
    <w:rsid w:val="00DF379E"/>
    <w:rsid w:val="00DF414B"/>
    <w:rsid w:val="00DF4367"/>
    <w:rsid w:val="00DF470D"/>
    <w:rsid w:val="00DF47F1"/>
    <w:rsid w:val="00DF4C0F"/>
    <w:rsid w:val="00DF5069"/>
    <w:rsid w:val="00DF57B4"/>
    <w:rsid w:val="00DF5AD4"/>
    <w:rsid w:val="00DF5D80"/>
    <w:rsid w:val="00DF6C63"/>
    <w:rsid w:val="00DF6D35"/>
    <w:rsid w:val="00DF74FA"/>
    <w:rsid w:val="00DF7C93"/>
    <w:rsid w:val="00E001F7"/>
    <w:rsid w:val="00E0028F"/>
    <w:rsid w:val="00E003B7"/>
    <w:rsid w:val="00E010FE"/>
    <w:rsid w:val="00E01CB6"/>
    <w:rsid w:val="00E028F2"/>
    <w:rsid w:val="00E02EE7"/>
    <w:rsid w:val="00E036E3"/>
    <w:rsid w:val="00E0377D"/>
    <w:rsid w:val="00E03C9C"/>
    <w:rsid w:val="00E04529"/>
    <w:rsid w:val="00E0593F"/>
    <w:rsid w:val="00E05C04"/>
    <w:rsid w:val="00E060F3"/>
    <w:rsid w:val="00E061C9"/>
    <w:rsid w:val="00E0634B"/>
    <w:rsid w:val="00E06543"/>
    <w:rsid w:val="00E067D8"/>
    <w:rsid w:val="00E06C0B"/>
    <w:rsid w:val="00E07005"/>
    <w:rsid w:val="00E0730C"/>
    <w:rsid w:val="00E07BD1"/>
    <w:rsid w:val="00E07DB7"/>
    <w:rsid w:val="00E07F68"/>
    <w:rsid w:val="00E1086C"/>
    <w:rsid w:val="00E10E76"/>
    <w:rsid w:val="00E1166F"/>
    <w:rsid w:val="00E11CA2"/>
    <w:rsid w:val="00E11F08"/>
    <w:rsid w:val="00E11FB2"/>
    <w:rsid w:val="00E12C28"/>
    <w:rsid w:val="00E12EB4"/>
    <w:rsid w:val="00E136A4"/>
    <w:rsid w:val="00E137D4"/>
    <w:rsid w:val="00E13808"/>
    <w:rsid w:val="00E13886"/>
    <w:rsid w:val="00E13F10"/>
    <w:rsid w:val="00E1442F"/>
    <w:rsid w:val="00E155E3"/>
    <w:rsid w:val="00E1585E"/>
    <w:rsid w:val="00E15997"/>
    <w:rsid w:val="00E15B04"/>
    <w:rsid w:val="00E16125"/>
    <w:rsid w:val="00E16AEB"/>
    <w:rsid w:val="00E16D31"/>
    <w:rsid w:val="00E16EDF"/>
    <w:rsid w:val="00E17CB1"/>
    <w:rsid w:val="00E2051C"/>
    <w:rsid w:val="00E20CE7"/>
    <w:rsid w:val="00E20E6D"/>
    <w:rsid w:val="00E211EA"/>
    <w:rsid w:val="00E21F1B"/>
    <w:rsid w:val="00E223F6"/>
    <w:rsid w:val="00E231EB"/>
    <w:rsid w:val="00E23701"/>
    <w:rsid w:val="00E237E0"/>
    <w:rsid w:val="00E24249"/>
    <w:rsid w:val="00E24B22"/>
    <w:rsid w:val="00E25A39"/>
    <w:rsid w:val="00E25AD7"/>
    <w:rsid w:val="00E25CC0"/>
    <w:rsid w:val="00E25DDA"/>
    <w:rsid w:val="00E261AA"/>
    <w:rsid w:val="00E26C48"/>
    <w:rsid w:val="00E26D7F"/>
    <w:rsid w:val="00E27185"/>
    <w:rsid w:val="00E27963"/>
    <w:rsid w:val="00E27A54"/>
    <w:rsid w:val="00E305FD"/>
    <w:rsid w:val="00E3075A"/>
    <w:rsid w:val="00E31437"/>
    <w:rsid w:val="00E315EC"/>
    <w:rsid w:val="00E31906"/>
    <w:rsid w:val="00E319DD"/>
    <w:rsid w:val="00E33103"/>
    <w:rsid w:val="00E33357"/>
    <w:rsid w:val="00E33421"/>
    <w:rsid w:val="00E3357D"/>
    <w:rsid w:val="00E33DA0"/>
    <w:rsid w:val="00E34159"/>
    <w:rsid w:val="00E343DA"/>
    <w:rsid w:val="00E347EF"/>
    <w:rsid w:val="00E34D79"/>
    <w:rsid w:val="00E35262"/>
    <w:rsid w:val="00E35278"/>
    <w:rsid w:val="00E3548E"/>
    <w:rsid w:val="00E354B7"/>
    <w:rsid w:val="00E357DB"/>
    <w:rsid w:val="00E3684C"/>
    <w:rsid w:val="00E36F4F"/>
    <w:rsid w:val="00E370CE"/>
    <w:rsid w:val="00E375FB"/>
    <w:rsid w:val="00E3783B"/>
    <w:rsid w:val="00E37B5A"/>
    <w:rsid w:val="00E37C0D"/>
    <w:rsid w:val="00E40A0B"/>
    <w:rsid w:val="00E4248C"/>
    <w:rsid w:val="00E42E06"/>
    <w:rsid w:val="00E42F8A"/>
    <w:rsid w:val="00E4332C"/>
    <w:rsid w:val="00E435B9"/>
    <w:rsid w:val="00E43963"/>
    <w:rsid w:val="00E44236"/>
    <w:rsid w:val="00E44278"/>
    <w:rsid w:val="00E443F8"/>
    <w:rsid w:val="00E44F55"/>
    <w:rsid w:val="00E4598D"/>
    <w:rsid w:val="00E45DB4"/>
    <w:rsid w:val="00E46341"/>
    <w:rsid w:val="00E46582"/>
    <w:rsid w:val="00E46EFE"/>
    <w:rsid w:val="00E470A4"/>
    <w:rsid w:val="00E47319"/>
    <w:rsid w:val="00E4793F"/>
    <w:rsid w:val="00E479B1"/>
    <w:rsid w:val="00E47F94"/>
    <w:rsid w:val="00E5050C"/>
    <w:rsid w:val="00E508C5"/>
    <w:rsid w:val="00E51998"/>
    <w:rsid w:val="00E519E1"/>
    <w:rsid w:val="00E51A63"/>
    <w:rsid w:val="00E51D6B"/>
    <w:rsid w:val="00E5201D"/>
    <w:rsid w:val="00E5203E"/>
    <w:rsid w:val="00E52287"/>
    <w:rsid w:val="00E52786"/>
    <w:rsid w:val="00E5283C"/>
    <w:rsid w:val="00E52BC4"/>
    <w:rsid w:val="00E5333B"/>
    <w:rsid w:val="00E53B79"/>
    <w:rsid w:val="00E54EE5"/>
    <w:rsid w:val="00E5524E"/>
    <w:rsid w:val="00E5536A"/>
    <w:rsid w:val="00E5564C"/>
    <w:rsid w:val="00E556CA"/>
    <w:rsid w:val="00E55AF9"/>
    <w:rsid w:val="00E55E76"/>
    <w:rsid w:val="00E565AE"/>
    <w:rsid w:val="00E56E1C"/>
    <w:rsid w:val="00E57E64"/>
    <w:rsid w:val="00E60AE7"/>
    <w:rsid w:val="00E60CB1"/>
    <w:rsid w:val="00E613F1"/>
    <w:rsid w:val="00E61584"/>
    <w:rsid w:val="00E61A9D"/>
    <w:rsid w:val="00E61F73"/>
    <w:rsid w:val="00E62E25"/>
    <w:rsid w:val="00E635E2"/>
    <w:rsid w:val="00E641B0"/>
    <w:rsid w:val="00E643FD"/>
    <w:rsid w:val="00E644CB"/>
    <w:rsid w:val="00E64C02"/>
    <w:rsid w:val="00E6600D"/>
    <w:rsid w:val="00E662AD"/>
    <w:rsid w:val="00E662FB"/>
    <w:rsid w:val="00E66A21"/>
    <w:rsid w:val="00E66B33"/>
    <w:rsid w:val="00E66C97"/>
    <w:rsid w:val="00E66FF0"/>
    <w:rsid w:val="00E679B5"/>
    <w:rsid w:val="00E70405"/>
    <w:rsid w:val="00E70708"/>
    <w:rsid w:val="00E70C58"/>
    <w:rsid w:val="00E70F3B"/>
    <w:rsid w:val="00E7128D"/>
    <w:rsid w:val="00E71297"/>
    <w:rsid w:val="00E71B8D"/>
    <w:rsid w:val="00E71C91"/>
    <w:rsid w:val="00E72299"/>
    <w:rsid w:val="00E72DD7"/>
    <w:rsid w:val="00E7313A"/>
    <w:rsid w:val="00E7397A"/>
    <w:rsid w:val="00E73C60"/>
    <w:rsid w:val="00E7426B"/>
    <w:rsid w:val="00E745C7"/>
    <w:rsid w:val="00E74631"/>
    <w:rsid w:val="00E74870"/>
    <w:rsid w:val="00E7495A"/>
    <w:rsid w:val="00E74995"/>
    <w:rsid w:val="00E74B82"/>
    <w:rsid w:val="00E75627"/>
    <w:rsid w:val="00E75890"/>
    <w:rsid w:val="00E76B64"/>
    <w:rsid w:val="00E77183"/>
    <w:rsid w:val="00E77427"/>
    <w:rsid w:val="00E7760D"/>
    <w:rsid w:val="00E77B09"/>
    <w:rsid w:val="00E77BD2"/>
    <w:rsid w:val="00E77E6A"/>
    <w:rsid w:val="00E8016C"/>
    <w:rsid w:val="00E80377"/>
    <w:rsid w:val="00E803AE"/>
    <w:rsid w:val="00E808A8"/>
    <w:rsid w:val="00E80B84"/>
    <w:rsid w:val="00E81C7D"/>
    <w:rsid w:val="00E81DA3"/>
    <w:rsid w:val="00E81E7D"/>
    <w:rsid w:val="00E8219E"/>
    <w:rsid w:val="00E8259B"/>
    <w:rsid w:val="00E82691"/>
    <w:rsid w:val="00E826FE"/>
    <w:rsid w:val="00E82903"/>
    <w:rsid w:val="00E82F25"/>
    <w:rsid w:val="00E83536"/>
    <w:rsid w:val="00E83928"/>
    <w:rsid w:val="00E83C8B"/>
    <w:rsid w:val="00E83FA5"/>
    <w:rsid w:val="00E84C2B"/>
    <w:rsid w:val="00E850CD"/>
    <w:rsid w:val="00E854CC"/>
    <w:rsid w:val="00E85CC9"/>
    <w:rsid w:val="00E85DF1"/>
    <w:rsid w:val="00E85EA9"/>
    <w:rsid w:val="00E86779"/>
    <w:rsid w:val="00E86C1E"/>
    <w:rsid w:val="00E86D64"/>
    <w:rsid w:val="00E86FED"/>
    <w:rsid w:val="00E87A92"/>
    <w:rsid w:val="00E87DD4"/>
    <w:rsid w:val="00E90015"/>
    <w:rsid w:val="00E9022C"/>
    <w:rsid w:val="00E9023F"/>
    <w:rsid w:val="00E90A76"/>
    <w:rsid w:val="00E90AFA"/>
    <w:rsid w:val="00E90F34"/>
    <w:rsid w:val="00E91088"/>
    <w:rsid w:val="00E912E5"/>
    <w:rsid w:val="00E91441"/>
    <w:rsid w:val="00E9157B"/>
    <w:rsid w:val="00E9162B"/>
    <w:rsid w:val="00E91973"/>
    <w:rsid w:val="00E91E14"/>
    <w:rsid w:val="00E9287F"/>
    <w:rsid w:val="00E92983"/>
    <w:rsid w:val="00E92D39"/>
    <w:rsid w:val="00E92ED7"/>
    <w:rsid w:val="00E930CF"/>
    <w:rsid w:val="00E938C7"/>
    <w:rsid w:val="00E93A3C"/>
    <w:rsid w:val="00E94093"/>
    <w:rsid w:val="00E94501"/>
    <w:rsid w:val="00E94C3D"/>
    <w:rsid w:val="00E94DA4"/>
    <w:rsid w:val="00E94F3C"/>
    <w:rsid w:val="00E94F81"/>
    <w:rsid w:val="00E95B5F"/>
    <w:rsid w:val="00E96024"/>
    <w:rsid w:val="00E961BF"/>
    <w:rsid w:val="00E967D3"/>
    <w:rsid w:val="00E96B47"/>
    <w:rsid w:val="00E978A5"/>
    <w:rsid w:val="00E97C71"/>
    <w:rsid w:val="00E97D53"/>
    <w:rsid w:val="00E97F9E"/>
    <w:rsid w:val="00EA0074"/>
    <w:rsid w:val="00EA0FD4"/>
    <w:rsid w:val="00EA1306"/>
    <w:rsid w:val="00EA16DF"/>
    <w:rsid w:val="00EA19B7"/>
    <w:rsid w:val="00EA23B8"/>
    <w:rsid w:val="00EA256C"/>
    <w:rsid w:val="00EA29E1"/>
    <w:rsid w:val="00EA3382"/>
    <w:rsid w:val="00EA37F8"/>
    <w:rsid w:val="00EA398E"/>
    <w:rsid w:val="00EA3DFD"/>
    <w:rsid w:val="00EA3E02"/>
    <w:rsid w:val="00EA3F5B"/>
    <w:rsid w:val="00EA3FD5"/>
    <w:rsid w:val="00EA4111"/>
    <w:rsid w:val="00EA4365"/>
    <w:rsid w:val="00EA4566"/>
    <w:rsid w:val="00EA4B4A"/>
    <w:rsid w:val="00EA4FC7"/>
    <w:rsid w:val="00EA53B6"/>
    <w:rsid w:val="00EA6446"/>
    <w:rsid w:val="00EA6871"/>
    <w:rsid w:val="00EA6C0A"/>
    <w:rsid w:val="00EA76D3"/>
    <w:rsid w:val="00EB0651"/>
    <w:rsid w:val="00EB0ECB"/>
    <w:rsid w:val="00EB15DF"/>
    <w:rsid w:val="00EB17CB"/>
    <w:rsid w:val="00EB1D0D"/>
    <w:rsid w:val="00EB2087"/>
    <w:rsid w:val="00EB2656"/>
    <w:rsid w:val="00EB301C"/>
    <w:rsid w:val="00EB317C"/>
    <w:rsid w:val="00EB354E"/>
    <w:rsid w:val="00EB3553"/>
    <w:rsid w:val="00EB388C"/>
    <w:rsid w:val="00EB3A11"/>
    <w:rsid w:val="00EB3AE1"/>
    <w:rsid w:val="00EB421D"/>
    <w:rsid w:val="00EB4AA8"/>
    <w:rsid w:val="00EB539C"/>
    <w:rsid w:val="00EB5BEB"/>
    <w:rsid w:val="00EB5FB9"/>
    <w:rsid w:val="00EB603E"/>
    <w:rsid w:val="00EB6130"/>
    <w:rsid w:val="00EB710A"/>
    <w:rsid w:val="00EB74FC"/>
    <w:rsid w:val="00EC03DE"/>
    <w:rsid w:val="00EC10C9"/>
    <w:rsid w:val="00EC2469"/>
    <w:rsid w:val="00EC2968"/>
    <w:rsid w:val="00EC2A3E"/>
    <w:rsid w:val="00EC2F1F"/>
    <w:rsid w:val="00EC32C5"/>
    <w:rsid w:val="00EC32FC"/>
    <w:rsid w:val="00EC331F"/>
    <w:rsid w:val="00EC3639"/>
    <w:rsid w:val="00EC3794"/>
    <w:rsid w:val="00EC4046"/>
    <w:rsid w:val="00EC40F1"/>
    <w:rsid w:val="00EC53F9"/>
    <w:rsid w:val="00EC5B71"/>
    <w:rsid w:val="00EC6F76"/>
    <w:rsid w:val="00EC7456"/>
    <w:rsid w:val="00EC7640"/>
    <w:rsid w:val="00EC779B"/>
    <w:rsid w:val="00ED052B"/>
    <w:rsid w:val="00ED0697"/>
    <w:rsid w:val="00ED0997"/>
    <w:rsid w:val="00ED214B"/>
    <w:rsid w:val="00ED25D4"/>
    <w:rsid w:val="00ED2C98"/>
    <w:rsid w:val="00ED31B1"/>
    <w:rsid w:val="00ED376E"/>
    <w:rsid w:val="00ED379E"/>
    <w:rsid w:val="00ED4A7B"/>
    <w:rsid w:val="00ED5359"/>
    <w:rsid w:val="00ED53D0"/>
    <w:rsid w:val="00ED638D"/>
    <w:rsid w:val="00ED6F69"/>
    <w:rsid w:val="00ED7E87"/>
    <w:rsid w:val="00ED7EBD"/>
    <w:rsid w:val="00ED7F70"/>
    <w:rsid w:val="00EE1428"/>
    <w:rsid w:val="00EE1D5E"/>
    <w:rsid w:val="00EE1E4E"/>
    <w:rsid w:val="00EE20D5"/>
    <w:rsid w:val="00EE28AF"/>
    <w:rsid w:val="00EE2DFD"/>
    <w:rsid w:val="00EE32DE"/>
    <w:rsid w:val="00EE36D3"/>
    <w:rsid w:val="00EE3B67"/>
    <w:rsid w:val="00EE415D"/>
    <w:rsid w:val="00EE4490"/>
    <w:rsid w:val="00EE4646"/>
    <w:rsid w:val="00EE4C0F"/>
    <w:rsid w:val="00EE53B8"/>
    <w:rsid w:val="00EE5C8E"/>
    <w:rsid w:val="00EE5CCC"/>
    <w:rsid w:val="00EE5E4F"/>
    <w:rsid w:val="00EE6250"/>
    <w:rsid w:val="00EE626E"/>
    <w:rsid w:val="00EE634C"/>
    <w:rsid w:val="00EE6591"/>
    <w:rsid w:val="00EE6F8D"/>
    <w:rsid w:val="00EE7554"/>
    <w:rsid w:val="00EE75DF"/>
    <w:rsid w:val="00EE7CC3"/>
    <w:rsid w:val="00EF068C"/>
    <w:rsid w:val="00EF078E"/>
    <w:rsid w:val="00EF0A06"/>
    <w:rsid w:val="00EF0ECE"/>
    <w:rsid w:val="00EF1E01"/>
    <w:rsid w:val="00EF36A1"/>
    <w:rsid w:val="00EF4CA1"/>
    <w:rsid w:val="00EF4CCA"/>
    <w:rsid w:val="00EF5252"/>
    <w:rsid w:val="00EF534F"/>
    <w:rsid w:val="00EF561D"/>
    <w:rsid w:val="00EF6558"/>
    <w:rsid w:val="00EF730C"/>
    <w:rsid w:val="00F00303"/>
    <w:rsid w:val="00F003BA"/>
    <w:rsid w:val="00F0066B"/>
    <w:rsid w:val="00F009FA"/>
    <w:rsid w:val="00F00ED6"/>
    <w:rsid w:val="00F01571"/>
    <w:rsid w:val="00F02137"/>
    <w:rsid w:val="00F022AB"/>
    <w:rsid w:val="00F02312"/>
    <w:rsid w:val="00F02B8B"/>
    <w:rsid w:val="00F02BCE"/>
    <w:rsid w:val="00F03420"/>
    <w:rsid w:val="00F0350A"/>
    <w:rsid w:val="00F03DBD"/>
    <w:rsid w:val="00F0409B"/>
    <w:rsid w:val="00F0451D"/>
    <w:rsid w:val="00F04676"/>
    <w:rsid w:val="00F046AB"/>
    <w:rsid w:val="00F0526C"/>
    <w:rsid w:val="00F0542B"/>
    <w:rsid w:val="00F05AFE"/>
    <w:rsid w:val="00F05C49"/>
    <w:rsid w:val="00F062BE"/>
    <w:rsid w:val="00F06634"/>
    <w:rsid w:val="00F06779"/>
    <w:rsid w:val="00F0688E"/>
    <w:rsid w:val="00F07105"/>
    <w:rsid w:val="00F0782B"/>
    <w:rsid w:val="00F07946"/>
    <w:rsid w:val="00F07B1B"/>
    <w:rsid w:val="00F10141"/>
    <w:rsid w:val="00F1062C"/>
    <w:rsid w:val="00F10FBD"/>
    <w:rsid w:val="00F112AF"/>
    <w:rsid w:val="00F11874"/>
    <w:rsid w:val="00F11E30"/>
    <w:rsid w:val="00F127E3"/>
    <w:rsid w:val="00F1290C"/>
    <w:rsid w:val="00F130C8"/>
    <w:rsid w:val="00F13400"/>
    <w:rsid w:val="00F1374B"/>
    <w:rsid w:val="00F153B5"/>
    <w:rsid w:val="00F15D2E"/>
    <w:rsid w:val="00F17431"/>
    <w:rsid w:val="00F177F7"/>
    <w:rsid w:val="00F17805"/>
    <w:rsid w:val="00F178AB"/>
    <w:rsid w:val="00F17AE4"/>
    <w:rsid w:val="00F21731"/>
    <w:rsid w:val="00F2174E"/>
    <w:rsid w:val="00F220EF"/>
    <w:rsid w:val="00F2210A"/>
    <w:rsid w:val="00F22251"/>
    <w:rsid w:val="00F22547"/>
    <w:rsid w:val="00F2288D"/>
    <w:rsid w:val="00F2294A"/>
    <w:rsid w:val="00F236D2"/>
    <w:rsid w:val="00F23DE4"/>
    <w:rsid w:val="00F24285"/>
    <w:rsid w:val="00F2490D"/>
    <w:rsid w:val="00F24B18"/>
    <w:rsid w:val="00F24D9E"/>
    <w:rsid w:val="00F25CE8"/>
    <w:rsid w:val="00F25F51"/>
    <w:rsid w:val="00F26252"/>
    <w:rsid w:val="00F26AC8"/>
    <w:rsid w:val="00F27D11"/>
    <w:rsid w:val="00F30D3D"/>
    <w:rsid w:val="00F317E3"/>
    <w:rsid w:val="00F31AB7"/>
    <w:rsid w:val="00F3216B"/>
    <w:rsid w:val="00F34182"/>
    <w:rsid w:val="00F3432C"/>
    <w:rsid w:val="00F34FCC"/>
    <w:rsid w:val="00F3538F"/>
    <w:rsid w:val="00F353E3"/>
    <w:rsid w:val="00F354F9"/>
    <w:rsid w:val="00F35FC9"/>
    <w:rsid w:val="00F36094"/>
    <w:rsid w:val="00F361DF"/>
    <w:rsid w:val="00F3683D"/>
    <w:rsid w:val="00F36DA6"/>
    <w:rsid w:val="00F3723B"/>
    <w:rsid w:val="00F375A2"/>
    <w:rsid w:val="00F3799C"/>
    <w:rsid w:val="00F406A7"/>
    <w:rsid w:val="00F40E5B"/>
    <w:rsid w:val="00F40F43"/>
    <w:rsid w:val="00F41B07"/>
    <w:rsid w:val="00F42188"/>
    <w:rsid w:val="00F432CB"/>
    <w:rsid w:val="00F43470"/>
    <w:rsid w:val="00F4350D"/>
    <w:rsid w:val="00F43628"/>
    <w:rsid w:val="00F44694"/>
    <w:rsid w:val="00F4534A"/>
    <w:rsid w:val="00F45A25"/>
    <w:rsid w:val="00F467A4"/>
    <w:rsid w:val="00F46A8A"/>
    <w:rsid w:val="00F46F2A"/>
    <w:rsid w:val="00F46FF7"/>
    <w:rsid w:val="00F479E1"/>
    <w:rsid w:val="00F47ACB"/>
    <w:rsid w:val="00F5003B"/>
    <w:rsid w:val="00F50187"/>
    <w:rsid w:val="00F50246"/>
    <w:rsid w:val="00F50DF2"/>
    <w:rsid w:val="00F510F9"/>
    <w:rsid w:val="00F5152A"/>
    <w:rsid w:val="00F51629"/>
    <w:rsid w:val="00F5169D"/>
    <w:rsid w:val="00F5204B"/>
    <w:rsid w:val="00F520D0"/>
    <w:rsid w:val="00F52205"/>
    <w:rsid w:val="00F53E4C"/>
    <w:rsid w:val="00F53FC7"/>
    <w:rsid w:val="00F5409A"/>
    <w:rsid w:val="00F54781"/>
    <w:rsid w:val="00F5528F"/>
    <w:rsid w:val="00F55441"/>
    <w:rsid w:val="00F5575A"/>
    <w:rsid w:val="00F55C2F"/>
    <w:rsid w:val="00F565C2"/>
    <w:rsid w:val="00F5664B"/>
    <w:rsid w:val="00F56695"/>
    <w:rsid w:val="00F5678B"/>
    <w:rsid w:val="00F57878"/>
    <w:rsid w:val="00F57A8E"/>
    <w:rsid w:val="00F60111"/>
    <w:rsid w:val="00F619BB"/>
    <w:rsid w:val="00F61A1D"/>
    <w:rsid w:val="00F61AED"/>
    <w:rsid w:val="00F61E4E"/>
    <w:rsid w:val="00F61E8D"/>
    <w:rsid w:val="00F62188"/>
    <w:rsid w:val="00F62373"/>
    <w:rsid w:val="00F62DB3"/>
    <w:rsid w:val="00F62EC0"/>
    <w:rsid w:val="00F63280"/>
    <w:rsid w:val="00F63A0C"/>
    <w:rsid w:val="00F63A6A"/>
    <w:rsid w:val="00F64F4C"/>
    <w:rsid w:val="00F64FDF"/>
    <w:rsid w:val="00F662CA"/>
    <w:rsid w:val="00F6699E"/>
    <w:rsid w:val="00F66EE7"/>
    <w:rsid w:val="00F6703F"/>
    <w:rsid w:val="00F6710C"/>
    <w:rsid w:val="00F67126"/>
    <w:rsid w:val="00F673AB"/>
    <w:rsid w:val="00F674F3"/>
    <w:rsid w:val="00F676F2"/>
    <w:rsid w:val="00F67F37"/>
    <w:rsid w:val="00F67F5D"/>
    <w:rsid w:val="00F706C2"/>
    <w:rsid w:val="00F718F1"/>
    <w:rsid w:val="00F71B15"/>
    <w:rsid w:val="00F7222C"/>
    <w:rsid w:val="00F7222D"/>
    <w:rsid w:val="00F72CF2"/>
    <w:rsid w:val="00F72D52"/>
    <w:rsid w:val="00F72F69"/>
    <w:rsid w:val="00F734E9"/>
    <w:rsid w:val="00F735F2"/>
    <w:rsid w:val="00F7371E"/>
    <w:rsid w:val="00F73986"/>
    <w:rsid w:val="00F73B7D"/>
    <w:rsid w:val="00F73C9D"/>
    <w:rsid w:val="00F743C3"/>
    <w:rsid w:val="00F7475F"/>
    <w:rsid w:val="00F74C19"/>
    <w:rsid w:val="00F74D0D"/>
    <w:rsid w:val="00F75270"/>
    <w:rsid w:val="00F75D68"/>
    <w:rsid w:val="00F75DE4"/>
    <w:rsid w:val="00F76585"/>
    <w:rsid w:val="00F76910"/>
    <w:rsid w:val="00F76D7E"/>
    <w:rsid w:val="00F77376"/>
    <w:rsid w:val="00F7768E"/>
    <w:rsid w:val="00F77F0A"/>
    <w:rsid w:val="00F80ABF"/>
    <w:rsid w:val="00F81108"/>
    <w:rsid w:val="00F82C16"/>
    <w:rsid w:val="00F82E65"/>
    <w:rsid w:val="00F83945"/>
    <w:rsid w:val="00F83D3C"/>
    <w:rsid w:val="00F83DC5"/>
    <w:rsid w:val="00F83FE8"/>
    <w:rsid w:val="00F84187"/>
    <w:rsid w:val="00F84A77"/>
    <w:rsid w:val="00F85704"/>
    <w:rsid w:val="00F85855"/>
    <w:rsid w:val="00F85869"/>
    <w:rsid w:val="00F85A97"/>
    <w:rsid w:val="00F85B2B"/>
    <w:rsid w:val="00F85F62"/>
    <w:rsid w:val="00F86035"/>
    <w:rsid w:val="00F863E2"/>
    <w:rsid w:val="00F8641E"/>
    <w:rsid w:val="00F8703C"/>
    <w:rsid w:val="00F870AB"/>
    <w:rsid w:val="00F87353"/>
    <w:rsid w:val="00F87C70"/>
    <w:rsid w:val="00F87CF8"/>
    <w:rsid w:val="00F87DA1"/>
    <w:rsid w:val="00F90361"/>
    <w:rsid w:val="00F9059B"/>
    <w:rsid w:val="00F90628"/>
    <w:rsid w:val="00F90CA2"/>
    <w:rsid w:val="00F90F22"/>
    <w:rsid w:val="00F90F62"/>
    <w:rsid w:val="00F91B20"/>
    <w:rsid w:val="00F92203"/>
    <w:rsid w:val="00F9231D"/>
    <w:rsid w:val="00F925CA"/>
    <w:rsid w:val="00F925CB"/>
    <w:rsid w:val="00F92760"/>
    <w:rsid w:val="00F929C3"/>
    <w:rsid w:val="00F92D60"/>
    <w:rsid w:val="00F92DC2"/>
    <w:rsid w:val="00F9301A"/>
    <w:rsid w:val="00F93B1A"/>
    <w:rsid w:val="00F93E3A"/>
    <w:rsid w:val="00F94277"/>
    <w:rsid w:val="00F94551"/>
    <w:rsid w:val="00F948F7"/>
    <w:rsid w:val="00F94DC9"/>
    <w:rsid w:val="00F95A92"/>
    <w:rsid w:val="00F96682"/>
    <w:rsid w:val="00F96793"/>
    <w:rsid w:val="00F96C6D"/>
    <w:rsid w:val="00F9706C"/>
    <w:rsid w:val="00F9770B"/>
    <w:rsid w:val="00F97A84"/>
    <w:rsid w:val="00F97C62"/>
    <w:rsid w:val="00FA01B9"/>
    <w:rsid w:val="00FA02E8"/>
    <w:rsid w:val="00FA0848"/>
    <w:rsid w:val="00FA1823"/>
    <w:rsid w:val="00FA1C54"/>
    <w:rsid w:val="00FA3F0A"/>
    <w:rsid w:val="00FA4438"/>
    <w:rsid w:val="00FA4A58"/>
    <w:rsid w:val="00FA4AED"/>
    <w:rsid w:val="00FA4E78"/>
    <w:rsid w:val="00FA5E44"/>
    <w:rsid w:val="00FA5EF2"/>
    <w:rsid w:val="00FA5FAE"/>
    <w:rsid w:val="00FA67D3"/>
    <w:rsid w:val="00FA6CE5"/>
    <w:rsid w:val="00FA7CEA"/>
    <w:rsid w:val="00FB016A"/>
    <w:rsid w:val="00FB03E5"/>
    <w:rsid w:val="00FB0B87"/>
    <w:rsid w:val="00FB0DC7"/>
    <w:rsid w:val="00FB195E"/>
    <w:rsid w:val="00FB20C5"/>
    <w:rsid w:val="00FB226F"/>
    <w:rsid w:val="00FB364A"/>
    <w:rsid w:val="00FB390F"/>
    <w:rsid w:val="00FB46B1"/>
    <w:rsid w:val="00FB486F"/>
    <w:rsid w:val="00FB6358"/>
    <w:rsid w:val="00FB6901"/>
    <w:rsid w:val="00FB6D08"/>
    <w:rsid w:val="00FB6E35"/>
    <w:rsid w:val="00FB724C"/>
    <w:rsid w:val="00FC0007"/>
    <w:rsid w:val="00FC0249"/>
    <w:rsid w:val="00FC09C2"/>
    <w:rsid w:val="00FC0AF4"/>
    <w:rsid w:val="00FC1349"/>
    <w:rsid w:val="00FC1B6F"/>
    <w:rsid w:val="00FC23C4"/>
    <w:rsid w:val="00FC2BE6"/>
    <w:rsid w:val="00FC2D0D"/>
    <w:rsid w:val="00FC3709"/>
    <w:rsid w:val="00FC402F"/>
    <w:rsid w:val="00FC465F"/>
    <w:rsid w:val="00FC4AB4"/>
    <w:rsid w:val="00FC4EEA"/>
    <w:rsid w:val="00FC5220"/>
    <w:rsid w:val="00FC5717"/>
    <w:rsid w:val="00FC5B03"/>
    <w:rsid w:val="00FC62AC"/>
    <w:rsid w:val="00FC6786"/>
    <w:rsid w:val="00FC7720"/>
    <w:rsid w:val="00FC7CD0"/>
    <w:rsid w:val="00FD032A"/>
    <w:rsid w:val="00FD0507"/>
    <w:rsid w:val="00FD1494"/>
    <w:rsid w:val="00FD1F6C"/>
    <w:rsid w:val="00FD23FD"/>
    <w:rsid w:val="00FD2612"/>
    <w:rsid w:val="00FD3671"/>
    <w:rsid w:val="00FD36E6"/>
    <w:rsid w:val="00FD4228"/>
    <w:rsid w:val="00FD490A"/>
    <w:rsid w:val="00FD51CF"/>
    <w:rsid w:val="00FD5B78"/>
    <w:rsid w:val="00FD5F6D"/>
    <w:rsid w:val="00FD640A"/>
    <w:rsid w:val="00FD6BF3"/>
    <w:rsid w:val="00FE0734"/>
    <w:rsid w:val="00FE089E"/>
    <w:rsid w:val="00FE1857"/>
    <w:rsid w:val="00FE23F6"/>
    <w:rsid w:val="00FE2479"/>
    <w:rsid w:val="00FE2745"/>
    <w:rsid w:val="00FE2866"/>
    <w:rsid w:val="00FE2EB6"/>
    <w:rsid w:val="00FE3CE1"/>
    <w:rsid w:val="00FE4E91"/>
    <w:rsid w:val="00FE59A2"/>
    <w:rsid w:val="00FE67E8"/>
    <w:rsid w:val="00FE6BFF"/>
    <w:rsid w:val="00FE7D64"/>
    <w:rsid w:val="00FF08FD"/>
    <w:rsid w:val="00FF0F7F"/>
    <w:rsid w:val="00FF164F"/>
    <w:rsid w:val="00FF199E"/>
    <w:rsid w:val="00FF2087"/>
    <w:rsid w:val="00FF265B"/>
    <w:rsid w:val="00FF2D6E"/>
    <w:rsid w:val="00FF3212"/>
    <w:rsid w:val="00FF3650"/>
    <w:rsid w:val="00FF4092"/>
    <w:rsid w:val="00FF40F8"/>
    <w:rsid w:val="00FF43A5"/>
    <w:rsid w:val="00FF45AC"/>
    <w:rsid w:val="00FF480A"/>
    <w:rsid w:val="00FF5809"/>
    <w:rsid w:val="00FF5A61"/>
    <w:rsid w:val="00FF5EE9"/>
    <w:rsid w:val="00FF61B4"/>
    <w:rsid w:val="00FF61EE"/>
    <w:rsid w:val="00FF62B2"/>
    <w:rsid w:val="00FF69A2"/>
    <w:rsid w:val="00FF6DAB"/>
    <w:rsid w:val="00FF7614"/>
    <w:rsid w:val="00FF7663"/>
    <w:rsid w:val="00FF7810"/>
    <w:rsid w:val="00FF7BD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caption" w:semiHidden="0" w:uiPriority="0" w:unhideWhenUsed="0" w:qFormat="1"/>
    <w:lsdException w:name="table of figures" w:uiPriority="0"/>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First Indent" w:uiPriority="0"/>
    <w:lsdException w:name="Body Text Firs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HTML Typewriter" w:uiPriority="0"/>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E376B"/>
    <w:pPr>
      <w:widowControl w:val="0"/>
      <w:jc w:val="both"/>
    </w:pPr>
    <w:rPr>
      <w:kern w:val="2"/>
      <w:sz w:val="21"/>
      <w:szCs w:val="24"/>
    </w:rPr>
  </w:style>
  <w:style w:type="paragraph" w:styleId="1">
    <w:name w:val="heading 1"/>
    <w:aliases w:val="H1,PIM 1,h1,1.,Level 1 Topic Heading,Normal + Font: Helvetica,Bold,Space Before 12 pt,Not Bold,Section Head,1st level,l1,H11,H12,H13,H14,H15,H16,H17,Title1,标准章,章节,标题 11,Heading 11,level 1,Level 1 Head,Heading 0,app heading 1,Huvudrubrik,numr"/>
    <w:basedOn w:val="a0"/>
    <w:next w:val="a0"/>
    <w:link w:val="1Char"/>
    <w:qFormat/>
    <w:rsid w:val="00AC7F6A"/>
    <w:pPr>
      <w:keepNext/>
      <w:keepLines/>
      <w:numPr>
        <w:numId w:val="6"/>
      </w:numPr>
      <w:spacing w:before="340" w:after="330" w:line="578" w:lineRule="auto"/>
      <w:outlineLvl w:val="0"/>
    </w:pPr>
    <w:rPr>
      <w:b/>
      <w:bCs/>
      <w:kern w:val="44"/>
      <w:sz w:val="44"/>
      <w:szCs w:val="44"/>
    </w:rPr>
  </w:style>
  <w:style w:type="paragraph" w:styleId="2">
    <w:name w:val="heading 2"/>
    <w:aliases w:val="H2,h2,2nd level,õberschrift 2,PIM2,Heading 2 Hidden,Heading 2 CCBS,heading 2,Titre3,HD2,sect 1.2,H21,sect 1.21,H22,sect 1.22,H211,sect 1.211,H23,sect 1.23,H212,sect 1.212,第一章 标题 2,DO,1.1  heading 2,标题词,ISO1,Underrubrik1,prop2,UNDERRUBRIK 1-2,2,chn"/>
    <w:basedOn w:val="a0"/>
    <w:next w:val="a0"/>
    <w:link w:val="2Char"/>
    <w:uiPriority w:val="9"/>
    <w:qFormat/>
    <w:rsid w:val="00AC7F6A"/>
    <w:pPr>
      <w:keepNext/>
      <w:keepLines/>
      <w:spacing w:before="260" w:after="260" w:line="416" w:lineRule="auto"/>
      <w:outlineLvl w:val="1"/>
    </w:pPr>
    <w:rPr>
      <w:rFonts w:ascii="Arial" w:eastAsia="黑体" w:hAnsi="Arial"/>
      <w:b/>
      <w:bCs/>
      <w:sz w:val="32"/>
      <w:szCs w:val="32"/>
    </w:rPr>
  </w:style>
  <w:style w:type="paragraph" w:styleId="3">
    <w:name w:val="heading 3"/>
    <w:aliases w:val="h3,H3,level_3,PIM 3,Level 3 Head,Heading 3 - old,sect1.2.3,sect1.2.31,sect1.2.32,sect1.2.311,sect1.2.33,sect1.2.312,Bold Head,bh,1.1.1 Heading 3,BOD 0,3"/>
    <w:basedOn w:val="a0"/>
    <w:next w:val="a0"/>
    <w:link w:val="3Char"/>
    <w:uiPriority w:val="9"/>
    <w:qFormat/>
    <w:rsid w:val="00AC7F6A"/>
    <w:pPr>
      <w:keepNext/>
      <w:keepLines/>
      <w:tabs>
        <w:tab w:val="num" w:pos="1440"/>
      </w:tabs>
      <w:spacing w:before="260" w:after="260"/>
      <w:ind w:left="1429" w:hanging="709"/>
      <w:outlineLvl w:val="2"/>
    </w:pPr>
    <w:rPr>
      <w:b/>
      <w:sz w:val="32"/>
      <w:szCs w:val="20"/>
    </w:rPr>
  </w:style>
  <w:style w:type="paragraph" w:styleId="4">
    <w:name w:val="heading 4"/>
    <w:aliases w:val="PIM 4,H4,h4,bullet,bl,bb"/>
    <w:basedOn w:val="a0"/>
    <w:next w:val="a0"/>
    <w:link w:val="4Char"/>
    <w:qFormat/>
    <w:rsid w:val="00AC7F6A"/>
    <w:pPr>
      <w:keepNext/>
      <w:keepLines/>
      <w:tabs>
        <w:tab w:val="num" w:pos="851"/>
      </w:tabs>
      <w:spacing w:before="280" w:after="290" w:line="372" w:lineRule="auto"/>
      <w:ind w:left="851" w:hanging="851"/>
      <w:outlineLvl w:val="3"/>
    </w:pPr>
    <w:rPr>
      <w:rFonts w:ascii="Arial" w:eastAsia="黑体" w:hAnsi="Arial"/>
      <w:b/>
      <w:sz w:val="28"/>
      <w:szCs w:val="20"/>
    </w:rPr>
  </w:style>
  <w:style w:type="paragraph" w:styleId="5">
    <w:name w:val="heading 5"/>
    <w:aliases w:val="dash,ds,dd,H5,h5,heading 5,PIM 5"/>
    <w:basedOn w:val="a0"/>
    <w:next w:val="a0"/>
    <w:link w:val="5Char"/>
    <w:qFormat/>
    <w:rsid w:val="00AC7F6A"/>
    <w:pPr>
      <w:keepNext/>
      <w:keepLines/>
      <w:numPr>
        <w:ilvl w:val="4"/>
        <w:numId w:val="5"/>
      </w:numPr>
      <w:spacing w:before="280" w:after="290" w:line="372" w:lineRule="auto"/>
      <w:outlineLvl w:val="4"/>
    </w:pPr>
    <w:rPr>
      <w:b/>
      <w:sz w:val="28"/>
      <w:szCs w:val="20"/>
    </w:rPr>
  </w:style>
  <w:style w:type="paragraph" w:styleId="6">
    <w:name w:val="heading 6"/>
    <w:aliases w:val="PIM 6"/>
    <w:basedOn w:val="a0"/>
    <w:next w:val="a0"/>
    <w:link w:val="6Char"/>
    <w:qFormat/>
    <w:rsid w:val="00AC7F6A"/>
    <w:pPr>
      <w:keepNext/>
      <w:keepLines/>
      <w:tabs>
        <w:tab w:val="left" w:pos="1440"/>
      </w:tabs>
      <w:spacing w:before="240" w:after="64" w:line="317" w:lineRule="auto"/>
      <w:outlineLvl w:val="5"/>
    </w:pPr>
    <w:rPr>
      <w:rFonts w:ascii="Arial" w:hAnsi="Arial"/>
      <w:b/>
      <w:sz w:val="24"/>
      <w:szCs w:val="20"/>
    </w:rPr>
  </w:style>
  <w:style w:type="paragraph" w:styleId="7">
    <w:name w:val="heading 7"/>
    <w:aliases w:val="PIM 7"/>
    <w:basedOn w:val="a0"/>
    <w:next w:val="a0"/>
    <w:link w:val="7Char"/>
    <w:qFormat/>
    <w:rsid w:val="00AC7F6A"/>
    <w:pPr>
      <w:keepNext/>
      <w:keepLines/>
      <w:tabs>
        <w:tab w:val="left" w:pos="2520"/>
      </w:tabs>
      <w:spacing w:before="240" w:after="64" w:line="317" w:lineRule="auto"/>
      <w:outlineLvl w:val="6"/>
    </w:pPr>
    <w:rPr>
      <w:b/>
      <w:sz w:val="24"/>
      <w:szCs w:val="20"/>
    </w:rPr>
  </w:style>
  <w:style w:type="paragraph" w:styleId="8">
    <w:name w:val="heading 8"/>
    <w:basedOn w:val="a0"/>
    <w:next w:val="a0"/>
    <w:link w:val="8Char"/>
    <w:qFormat/>
    <w:rsid w:val="00AC7F6A"/>
    <w:pPr>
      <w:keepNext/>
      <w:keepLines/>
      <w:tabs>
        <w:tab w:val="left" w:pos="2880"/>
      </w:tabs>
      <w:spacing w:before="240" w:after="64" w:line="317" w:lineRule="auto"/>
      <w:outlineLvl w:val="7"/>
    </w:pPr>
    <w:rPr>
      <w:rFonts w:ascii="Arial" w:eastAsia="黑体" w:hAnsi="Arial"/>
      <w:sz w:val="24"/>
      <w:szCs w:val="20"/>
    </w:rPr>
  </w:style>
  <w:style w:type="paragraph" w:styleId="9">
    <w:name w:val="heading 9"/>
    <w:aliases w:val="PIM 9"/>
    <w:basedOn w:val="a0"/>
    <w:next w:val="a0"/>
    <w:link w:val="9Char"/>
    <w:qFormat/>
    <w:rsid w:val="00AC7F6A"/>
    <w:pPr>
      <w:keepNext/>
      <w:keepLines/>
      <w:tabs>
        <w:tab w:val="left" w:pos="3240"/>
      </w:tabs>
      <w:spacing w:before="240" w:after="64" w:line="317" w:lineRule="auto"/>
      <w:outlineLvl w:val="8"/>
    </w:pPr>
    <w:rPr>
      <w:rFonts w:ascii="Arial" w:eastAsia="黑体" w:hAnsi="Arial"/>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aliases w:val="H2 Char,h2 Char,2nd level Char,õberschrift 2 Char,PIM2 Char,Heading 2 Hidden Char,Heading 2 CCBS Char,heading 2 Char,Titre3 Char,HD2 Char,sect 1.2 Char,H21 Char,sect 1.21 Char,H22 Char,sect 1.22 Char,H211 Char,sect 1.211 Char,H23 Char,DO Char"/>
    <w:basedOn w:val="a1"/>
    <w:link w:val="2"/>
    <w:uiPriority w:val="9"/>
    <w:rsid w:val="00AC7F6A"/>
    <w:rPr>
      <w:rFonts w:ascii="Arial" w:eastAsia="黑体" w:hAnsi="Arial"/>
      <w:b/>
      <w:bCs/>
      <w:kern w:val="2"/>
      <w:sz w:val="32"/>
      <w:szCs w:val="32"/>
      <w:lang w:val="en-US" w:eastAsia="zh-CN" w:bidi="ar-SA"/>
    </w:rPr>
  </w:style>
  <w:style w:type="character" w:customStyle="1" w:styleId="4Char">
    <w:name w:val="标题 4 Char"/>
    <w:aliases w:val="PIM 4 Char,H4 Char,h4 Char,bullet Char,bl Char,bb Char"/>
    <w:basedOn w:val="a1"/>
    <w:link w:val="4"/>
    <w:rsid w:val="00AC7F6A"/>
    <w:rPr>
      <w:rFonts w:ascii="Arial" w:eastAsia="黑体" w:hAnsi="Arial"/>
      <w:b/>
      <w:kern w:val="2"/>
      <w:sz w:val="28"/>
      <w:lang w:val="en-US" w:eastAsia="zh-CN" w:bidi="ar-SA"/>
    </w:rPr>
  </w:style>
  <w:style w:type="paragraph" w:customStyle="1" w:styleId="a4">
    <w:name w:val="封面抬头标题"/>
    <w:basedOn w:val="20"/>
    <w:rsid w:val="002535EB"/>
    <w:pPr>
      <w:spacing w:after="0" w:line="240" w:lineRule="auto"/>
    </w:pPr>
    <w:rPr>
      <w:rFonts w:eastAsia="黑体"/>
      <w:b/>
      <w:bCs/>
      <w:spacing w:val="160"/>
      <w:sz w:val="52"/>
    </w:rPr>
  </w:style>
  <w:style w:type="paragraph" w:styleId="20">
    <w:name w:val="Body Text 2"/>
    <w:basedOn w:val="a0"/>
    <w:link w:val="2Char0"/>
    <w:uiPriority w:val="99"/>
    <w:rsid w:val="002535EB"/>
    <w:pPr>
      <w:spacing w:after="120" w:line="480" w:lineRule="auto"/>
    </w:pPr>
  </w:style>
  <w:style w:type="paragraph" w:customStyle="1" w:styleId="a5">
    <w:name w:val="标准编号"/>
    <w:basedOn w:val="a0"/>
    <w:rsid w:val="002535EB"/>
    <w:pPr>
      <w:jc w:val="center"/>
    </w:pPr>
    <w:rPr>
      <w:rFonts w:ascii="黑体" w:eastAsia="黑体"/>
      <w:b/>
      <w:bCs/>
      <w:sz w:val="30"/>
    </w:rPr>
  </w:style>
  <w:style w:type="paragraph" w:customStyle="1" w:styleId="a6">
    <w:name w:val="封面中文名称"/>
    <w:basedOn w:val="a7"/>
    <w:rsid w:val="002535EB"/>
    <w:pPr>
      <w:jc w:val="center"/>
    </w:pPr>
    <w:rPr>
      <w:rFonts w:ascii="黑体" w:eastAsia="黑体"/>
      <w:b/>
      <w:spacing w:val="80"/>
      <w:sz w:val="44"/>
    </w:rPr>
  </w:style>
  <w:style w:type="paragraph" w:styleId="a7">
    <w:name w:val="Body Text"/>
    <w:basedOn w:val="a0"/>
    <w:link w:val="Char"/>
    <w:uiPriority w:val="99"/>
    <w:rsid w:val="002535EB"/>
    <w:pPr>
      <w:spacing w:after="120"/>
    </w:pPr>
  </w:style>
  <w:style w:type="paragraph" w:customStyle="1" w:styleId="a8">
    <w:name w:val="封面英文名称"/>
    <w:basedOn w:val="a7"/>
    <w:rsid w:val="002535EB"/>
    <w:pPr>
      <w:jc w:val="center"/>
    </w:pPr>
    <w:rPr>
      <w:rFonts w:ascii="黑体"/>
      <w:b/>
      <w:spacing w:val="60"/>
      <w:sz w:val="28"/>
    </w:rPr>
  </w:style>
  <w:style w:type="paragraph" w:customStyle="1" w:styleId="a9">
    <w:name w:val="封面版本号"/>
    <w:basedOn w:val="20"/>
    <w:rsid w:val="002535EB"/>
    <w:pPr>
      <w:spacing w:after="0" w:line="240" w:lineRule="auto"/>
      <w:jc w:val="center"/>
    </w:pPr>
    <w:rPr>
      <w:rFonts w:ascii="黑体" w:eastAsia="黑体"/>
      <w:b/>
      <w:spacing w:val="40"/>
      <w:sz w:val="24"/>
    </w:rPr>
  </w:style>
  <w:style w:type="paragraph" w:customStyle="1" w:styleId="aa">
    <w:name w:val="发布实施"/>
    <w:basedOn w:val="a9"/>
    <w:rsid w:val="002535EB"/>
  </w:style>
  <w:style w:type="paragraph" w:customStyle="1" w:styleId="ab">
    <w:name w:val="封面公司名称"/>
    <w:basedOn w:val="a0"/>
    <w:rsid w:val="002535EB"/>
    <w:rPr>
      <w:rFonts w:ascii="黑体" w:eastAsia="黑体"/>
      <w:b/>
      <w:bCs/>
      <w:sz w:val="36"/>
    </w:rPr>
  </w:style>
  <w:style w:type="paragraph" w:styleId="ac">
    <w:name w:val="header"/>
    <w:basedOn w:val="a0"/>
    <w:link w:val="Char0"/>
    <w:uiPriority w:val="99"/>
    <w:rsid w:val="002535EB"/>
    <w:pPr>
      <w:pBdr>
        <w:bottom w:val="single" w:sz="6" w:space="1" w:color="auto"/>
      </w:pBdr>
      <w:tabs>
        <w:tab w:val="center" w:pos="4153"/>
        <w:tab w:val="right" w:pos="8306"/>
      </w:tabs>
      <w:snapToGrid w:val="0"/>
      <w:jc w:val="center"/>
    </w:pPr>
    <w:rPr>
      <w:sz w:val="18"/>
      <w:szCs w:val="18"/>
    </w:rPr>
  </w:style>
  <w:style w:type="paragraph" w:styleId="ad">
    <w:name w:val="footer"/>
    <w:basedOn w:val="a0"/>
    <w:link w:val="Char1"/>
    <w:uiPriority w:val="99"/>
    <w:rsid w:val="002535EB"/>
    <w:pPr>
      <w:tabs>
        <w:tab w:val="center" w:pos="4153"/>
        <w:tab w:val="right" w:pos="8306"/>
      </w:tabs>
      <w:snapToGrid w:val="0"/>
      <w:jc w:val="left"/>
    </w:pPr>
    <w:rPr>
      <w:sz w:val="18"/>
      <w:szCs w:val="18"/>
    </w:rPr>
  </w:style>
  <w:style w:type="character" w:styleId="ae">
    <w:name w:val="page number"/>
    <w:basedOn w:val="a1"/>
    <w:rsid w:val="002535EB"/>
  </w:style>
  <w:style w:type="paragraph" w:customStyle="1" w:styleId="af">
    <w:name w:val="段"/>
    <w:rsid w:val="002535EB"/>
    <w:pPr>
      <w:autoSpaceDE w:val="0"/>
      <w:autoSpaceDN w:val="0"/>
      <w:ind w:firstLineChars="200" w:firstLine="200"/>
      <w:jc w:val="both"/>
    </w:pPr>
    <w:rPr>
      <w:rFonts w:ascii="宋体"/>
      <w:noProof/>
      <w:sz w:val="21"/>
    </w:rPr>
  </w:style>
  <w:style w:type="paragraph" w:styleId="10">
    <w:name w:val="toc 1"/>
    <w:basedOn w:val="a0"/>
    <w:next w:val="a0"/>
    <w:autoRedefine/>
    <w:uiPriority w:val="39"/>
    <w:rsid w:val="002535EB"/>
  </w:style>
  <w:style w:type="paragraph" w:styleId="21">
    <w:name w:val="toc 2"/>
    <w:basedOn w:val="a0"/>
    <w:next w:val="a0"/>
    <w:autoRedefine/>
    <w:uiPriority w:val="39"/>
    <w:rsid w:val="002535EB"/>
    <w:pPr>
      <w:ind w:leftChars="200" w:left="420"/>
    </w:pPr>
  </w:style>
  <w:style w:type="paragraph" w:styleId="30">
    <w:name w:val="toc 3"/>
    <w:basedOn w:val="a0"/>
    <w:next w:val="a0"/>
    <w:autoRedefine/>
    <w:uiPriority w:val="39"/>
    <w:rsid w:val="002535EB"/>
    <w:pPr>
      <w:ind w:leftChars="400" w:left="840"/>
    </w:pPr>
  </w:style>
  <w:style w:type="character" w:styleId="af0">
    <w:name w:val="Hyperlink"/>
    <w:basedOn w:val="a1"/>
    <w:uiPriority w:val="99"/>
    <w:rsid w:val="002535EB"/>
    <w:rPr>
      <w:color w:val="0000FF"/>
      <w:u w:val="single"/>
    </w:rPr>
  </w:style>
  <w:style w:type="paragraph" w:customStyle="1" w:styleId="QB10">
    <w:name w:val="QB标题1"/>
    <w:basedOn w:val="1"/>
    <w:autoRedefine/>
    <w:uiPriority w:val="99"/>
    <w:rsid w:val="00845F6D"/>
    <w:rPr>
      <w:rFonts w:ascii="黑体" w:eastAsia="黑体"/>
      <w:color w:val="000000" w:themeColor="text1"/>
      <w:sz w:val="21"/>
      <w:szCs w:val="21"/>
    </w:rPr>
  </w:style>
  <w:style w:type="paragraph" w:customStyle="1" w:styleId="QB2">
    <w:name w:val="QB标题2"/>
    <w:basedOn w:val="2"/>
    <w:autoRedefine/>
    <w:uiPriority w:val="99"/>
    <w:rsid w:val="0040782A"/>
    <w:pPr>
      <w:numPr>
        <w:ilvl w:val="1"/>
        <w:numId w:val="6"/>
      </w:numPr>
    </w:pPr>
    <w:rPr>
      <w:b w:val="0"/>
      <w:sz w:val="21"/>
      <w:szCs w:val="21"/>
    </w:rPr>
  </w:style>
  <w:style w:type="paragraph" w:customStyle="1" w:styleId="QB3">
    <w:name w:val="QB标题3"/>
    <w:basedOn w:val="QB2"/>
    <w:link w:val="QB3Char"/>
    <w:rsid w:val="002535EB"/>
    <w:pPr>
      <w:numPr>
        <w:ilvl w:val="0"/>
        <w:numId w:val="0"/>
      </w:numPr>
    </w:pPr>
  </w:style>
  <w:style w:type="character" w:customStyle="1" w:styleId="QB3Char">
    <w:name w:val="QB标题3 Char"/>
    <w:link w:val="QB3"/>
    <w:rsid w:val="004673A6"/>
    <w:rPr>
      <w:rFonts w:ascii="Arial" w:eastAsia="黑体" w:hAnsi="Arial"/>
      <w:bCs/>
      <w:kern w:val="2"/>
      <w:sz w:val="21"/>
      <w:szCs w:val="21"/>
    </w:rPr>
  </w:style>
  <w:style w:type="paragraph" w:customStyle="1" w:styleId="QB4">
    <w:name w:val="QB标题4"/>
    <w:basedOn w:val="QB2"/>
    <w:rsid w:val="002535EB"/>
    <w:pPr>
      <w:numPr>
        <w:ilvl w:val="0"/>
        <w:numId w:val="0"/>
      </w:numPr>
    </w:pPr>
  </w:style>
  <w:style w:type="paragraph" w:customStyle="1" w:styleId="QB5">
    <w:name w:val="QB标题5"/>
    <w:basedOn w:val="QB4"/>
    <w:uiPriority w:val="99"/>
    <w:rsid w:val="002535EB"/>
    <w:pPr>
      <w:numPr>
        <w:ilvl w:val="4"/>
        <w:numId w:val="6"/>
      </w:numPr>
    </w:pPr>
  </w:style>
  <w:style w:type="paragraph" w:customStyle="1" w:styleId="QB6">
    <w:name w:val="QB标题6"/>
    <w:basedOn w:val="QB5"/>
    <w:uiPriority w:val="99"/>
    <w:rsid w:val="002535EB"/>
    <w:pPr>
      <w:numPr>
        <w:ilvl w:val="5"/>
      </w:numPr>
    </w:pPr>
  </w:style>
  <w:style w:type="paragraph" w:customStyle="1" w:styleId="QB7">
    <w:name w:val="QB正文"/>
    <w:basedOn w:val="af"/>
    <w:rsid w:val="002535EB"/>
  </w:style>
  <w:style w:type="paragraph" w:customStyle="1" w:styleId="QB0">
    <w:name w:val="QB图"/>
    <w:basedOn w:val="QB7"/>
    <w:next w:val="QB7"/>
    <w:uiPriority w:val="99"/>
    <w:rsid w:val="002535EB"/>
    <w:pPr>
      <w:numPr>
        <w:ilvl w:val="6"/>
        <w:numId w:val="6"/>
      </w:numPr>
      <w:ind w:firstLineChars="0" w:firstLine="0"/>
      <w:jc w:val="center"/>
    </w:pPr>
  </w:style>
  <w:style w:type="paragraph" w:customStyle="1" w:styleId="QB1">
    <w:name w:val="QB表"/>
    <w:basedOn w:val="QB7"/>
    <w:next w:val="QB7"/>
    <w:uiPriority w:val="99"/>
    <w:rsid w:val="002535EB"/>
    <w:pPr>
      <w:numPr>
        <w:ilvl w:val="7"/>
        <w:numId w:val="6"/>
      </w:numPr>
      <w:ind w:firstLineChars="0" w:firstLine="0"/>
      <w:jc w:val="center"/>
    </w:pPr>
  </w:style>
  <w:style w:type="paragraph" w:customStyle="1" w:styleId="QB">
    <w:name w:val="QB附录"/>
    <w:basedOn w:val="QB7"/>
    <w:rsid w:val="002535EB"/>
    <w:pPr>
      <w:numPr>
        <w:numId w:val="2"/>
      </w:numPr>
      <w:ind w:firstLineChars="0"/>
    </w:pPr>
  </w:style>
  <w:style w:type="paragraph" w:customStyle="1" w:styleId="QB8">
    <w:name w:val="QB目录前言"/>
    <w:basedOn w:val="QB7"/>
    <w:rsid w:val="002535EB"/>
    <w:pPr>
      <w:ind w:firstLineChars="62" w:firstLine="198"/>
      <w:jc w:val="center"/>
    </w:pPr>
    <w:rPr>
      <w:rFonts w:ascii="黑体" w:eastAsia="黑体"/>
      <w:sz w:val="32"/>
      <w:szCs w:val="32"/>
    </w:rPr>
  </w:style>
  <w:style w:type="paragraph" w:customStyle="1" w:styleId="QB9">
    <w:name w:val="QB前言正文"/>
    <w:basedOn w:val="QB7"/>
    <w:rsid w:val="002535EB"/>
    <w:pPr>
      <w:spacing w:line="360" w:lineRule="auto"/>
    </w:pPr>
    <w:rPr>
      <w:sz w:val="24"/>
      <w:szCs w:val="24"/>
    </w:rPr>
  </w:style>
  <w:style w:type="paragraph" w:customStyle="1" w:styleId="QBa">
    <w:name w:val="QB表内文字"/>
    <w:basedOn w:val="af"/>
    <w:rsid w:val="002535EB"/>
    <w:pPr>
      <w:widowControl w:val="0"/>
      <w:ind w:firstLineChars="0" w:firstLine="0"/>
    </w:pPr>
  </w:style>
  <w:style w:type="paragraph" w:styleId="af1">
    <w:name w:val="Document Map"/>
    <w:basedOn w:val="a0"/>
    <w:link w:val="Char2"/>
    <w:uiPriority w:val="99"/>
    <w:semiHidden/>
    <w:rsid w:val="002535EB"/>
    <w:pPr>
      <w:shd w:val="clear" w:color="auto" w:fill="000080"/>
    </w:pPr>
  </w:style>
  <w:style w:type="character" w:customStyle="1" w:styleId="210">
    <w:name w:val="标题 21"/>
    <w:aliases w:val="H24,sect 1.24,h21,PIM21,Heading 2 Hidden1,Heading 2 CCBS1,heading 21,Titre31,HD21,H213,sect 1.213,H221,sect 1.221,H2111,sect 1.2111,H231,sect 1.231,H2121,sect 1.2121,第一章 标题 21,ISO11,Underrubrik11,prop21,UNDERRUBRIK 1-21,21,Level 2 Head1,L21,l21"/>
    <w:basedOn w:val="a1"/>
    <w:rsid w:val="002535EB"/>
    <w:rPr>
      <w:rFonts w:ascii="Arial" w:eastAsia="黑体" w:hAnsi="Arial"/>
      <w:b/>
      <w:kern w:val="2"/>
      <w:sz w:val="32"/>
      <w:lang w:val="en-US" w:eastAsia="zh-CN"/>
    </w:rPr>
  </w:style>
  <w:style w:type="character" w:styleId="af2">
    <w:name w:val="FollowedHyperlink"/>
    <w:basedOn w:val="a1"/>
    <w:uiPriority w:val="99"/>
    <w:rsid w:val="002535EB"/>
    <w:rPr>
      <w:color w:val="800080"/>
      <w:u w:val="single"/>
    </w:rPr>
  </w:style>
  <w:style w:type="character" w:styleId="HTML">
    <w:name w:val="HTML Typewriter"/>
    <w:basedOn w:val="a1"/>
    <w:rsid w:val="002535EB"/>
    <w:rPr>
      <w:rFonts w:ascii="宋体" w:eastAsia="宋体" w:hAnsi="宋体"/>
      <w:sz w:val="24"/>
    </w:rPr>
  </w:style>
  <w:style w:type="character" w:customStyle="1" w:styleId="yidong">
    <w:name w:val="yidong"/>
    <w:basedOn w:val="a1"/>
    <w:rsid w:val="002535EB"/>
    <w:rPr>
      <w:rFonts w:ascii="Arial" w:eastAsia="宋体" w:hAnsi="Arial"/>
      <w:color w:val="000080"/>
      <w:sz w:val="18"/>
    </w:rPr>
  </w:style>
  <w:style w:type="character" w:styleId="af3">
    <w:name w:val="annotation reference"/>
    <w:basedOn w:val="a1"/>
    <w:rsid w:val="002535EB"/>
    <w:rPr>
      <w:sz w:val="21"/>
    </w:rPr>
  </w:style>
  <w:style w:type="character" w:customStyle="1" w:styleId="tx1">
    <w:name w:val="tx1"/>
    <w:basedOn w:val="a1"/>
    <w:rsid w:val="002535EB"/>
    <w:rPr>
      <w:b/>
    </w:rPr>
  </w:style>
  <w:style w:type="character" w:customStyle="1" w:styleId="CharCharCharCharCharChar">
    <w:name w:val="表格文本 Char Char Char Char Char Char"/>
    <w:basedOn w:val="a1"/>
    <w:rsid w:val="002535EB"/>
    <w:rPr>
      <w:rFonts w:ascii="Arial" w:eastAsia="宋体" w:hAnsi="Arial"/>
      <w:kern w:val="2"/>
      <w:sz w:val="21"/>
      <w:lang w:val="en-US" w:eastAsia="zh-CN"/>
    </w:rPr>
  </w:style>
  <w:style w:type="character" w:customStyle="1" w:styleId="22">
    <w:name w:val="正文首行缩进2"/>
    <w:aliases w:val="正文首行缩进 Char Char Char Char Char Char Char Char2,正文首行缩进 Char Char Char2,正文首行缩进 Char Char Char Char Char Char Char Char Char Char Char Char2,正文首行缩进 Char Char Char Char Char Char Char Char Char Char Char Char Char Char Char Char Char Char Char"/>
    <w:basedOn w:val="a1"/>
    <w:rsid w:val="002535EB"/>
    <w:rPr>
      <w:rFonts w:eastAsia="宋体"/>
      <w:kern w:val="2"/>
      <w:sz w:val="21"/>
      <w:lang w:val="en-US" w:eastAsia="zh-CN"/>
    </w:rPr>
  </w:style>
  <w:style w:type="paragraph" w:styleId="80">
    <w:name w:val="toc 8"/>
    <w:basedOn w:val="a0"/>
    <w:next w:val="a0"/>
    <w:uiPriority w:val="39"/>
    <w:rsid w:val="002535EB"/>
    <w:pPr>
      <w:ind w:left="1470"/>
      <w:jc w:val="left"/>
    </w:pPr>
    <w:rPr>
      <w:szCs w:val="20"/>
    </w:rPr>
  </w:style>
  <w:style w:type="paragraph" w:customStyle="1" w:styleId="DefaultText">
    <w:name w:val="Default Text"/>
    <w:basedOn w:val="a0"/>
    <w:rsid w:val="002535EB"/>
    <w:pPr>
      <w:widowControl/>
      <w:tabs>
        <w:tab w:val="left" w:pos="425"/>
      </w:tabs>
      <w:autoSpaceDE w:val="0"/>
      <w:autoSpaceDN w:val="0"/>
      <w:adjustRightInd w:val="0"/>
      <w:spacing w:line="360" w:lineRule="auto"/>
      <w:ind w:left="357" w:firstLine="539"/>
      <w:jc w:val="left"/>
    </w:pPr>
    <w:rPr>
      <w:rFonts w:ascii="宋体"/>
      <w:kern w:val="0"/>
      <w:sz w:val="24"/>
      <w:szCs w:val="20"/>
    </w:rPr>
  </w:style>
  <w:style w:type="paragraph" w:styleId="31">
    <w:name w:val="Body Text Indent 3"/>
    <w:basedOn w:val="a0"/>
    <w:link w:val="3Char0"/>
    <w:rsid w:val="002535EB"/>
    <w:pPr>
      <w:widowControl/>
      <w:ind w:left="284"/>
      <w:jc w:val="left"/>
    </w:pPr>
    <w:rPr>
      <w:rFonts w:eastAsia="Times New Roman"/>
      <w:snapToGrid w:val="0"/>
      <w:kern w:val="0"/>
      <w:sz w:val="24"/>
      <w:szCs w:val="20"/>
      <w:lang w:eastAsia="en-US"/>
    </w:rPr>
  </w:style>
  <w:style w:type="paragraph" w:customStyle="1" w:styleId="23">
    <w:name w:val="封面2"/>
    <w:basedOn w:val="11"/>
    <w:rsid w:val="002535EB"/>
    <w:pPr>
      <w:spacing w:line="360" w:lineRule="auto"/>
      <w:jc w:val="center"/>
    </w:pPr>
    <w:rPr>
      <w:rFonts w:ascii="黑体" w:eastAsia="黑体"/>
      <w:b/>
      <w:sz w:val="32"/>
    </w:rPr>
  </w:style>
  <w:style w:type="paragraph" w:customStyle="1" w:styleId="11">
    <w:name w:val="缺省文本:1"/>
    <w:basedOn w:val="a0"/>
    <w:rsid w:val="002535EB"/>
    <w:pPr>
      <w:autoSpaceDE w:val="0"/>
      <w:autoSpaceDN w:val="0"/>
      <w:adjustRightInd w:val="0"/>
      <w:jc w:val="left"/>
    </w:pPr>
    <w:rPr>
      <w:kern w:val="0"/>
      <w:sz w:val="24"/>
      <w:szCs w:val="20"/>
    </w:rPr>
  </w:style>
  <w:style w:type="paragraph" w:customStyle="1" w:styleId="af4">
    <w:name w:val="标号"/>
    <w:basedOn w:val="a0"/>
    <w:rsid w:val="002535EB"/>
    <w:pPr>
      <w:spacing w:line="360" w:lineRule="auto"/>
    </w:pPr>
    <w:rPr>
      <w:rFonts w:ascii="宋体" w:hAnsi="宋体"/>
      <w:sz w:val="24"/>
      <w:szCs w:val="20"/>
    </w:rPr>
  </w:style>
  <w:style w:type="paragraph" w:customStyle="1" w:styleId="Style47">
    <w:name w:val="_Style 47"/>
    <w:basedOn w:val="a0"/>
    <w:next w:val="a0"/>
    <w:rsid w:val="002535EB"/>
    <w:pPr>
      <w:spacing w:after="120"/>
    </w:pPr>
    <w:rPr>
      <w:szCs w:val="20"/>
    </w:rPr>
  </w:style>
  <w:style w:type="paragraph" w:styleId="af5">
    <w:name w:val="Plain Text"/>
    <w:basedOn w:val="a0"/>
    <w:link w:val="Char3"/>
    <w:rsid w:val="002535EB"/>
    <w:rPr>
      <w:rFonts w:ascii="宋体" w:hAnsi="Courier New"/>
      <w:szCs w:val="20"/>
    </w:rPr>
  </w:style>
  <w:style w:type="paragraph" w:customStyle="1" w:styleId="af6">
    <w:name w:val="表格列标题"/>
    <w:basedOn w:val="a0"/>
    <w:rsid w:val="002535EB"/>
    <w:pPr>
      <w:keepNext/>
      <w:autoSpaceDE w:val="0"/>
      <w:autoSpaceDN w:val="0"/>
      <w:adjustRightInd w:val="0"/>
      <w:jc w:val="center"/>
    </w:pPr>
    <w:rPr>
      <w:b/>
      <w:kern w:val="0"/>
      <w:szCs w:val="20"/>
    </w:rPr>
  </w:style>
  <w:style w:type="paragraph" w:customStyle="1" w:styleId="12">
    <w:name w:val="批注主题1"/>
    <w:basedOn w:val="af7"/>
    <w:next w:val="af7"/>
    <w:rsid w:val="002535EB"/>
    <w:rPr>
      <w:b/>
      <w:szCs w:val="20"/>
    </w:rPr>
  </w:style>
  <w:style w:type="paragraph" w:styleId="af7">
    <w:name w:val="annotation text"/>
    <w:basedOn w:val="a0"/>
    <w:link w:val="Char4"/>
    <w:semiHidden/>
    <w:rsid w:val="002535EB"/>
    <w:pPr>
      <w:jc w:val="left"/>
    </w:pPr>
  </w:style>
  <w:style w:type="paragraph" w:customStyle="1" w:styleId="af8">
    <w:name w:val="封面"/>
    <w:basedOn w:val="a0"/>
    <w:rsid w:val="002535EB"/>
    <w:pPr>
      <w:widowControl/>
      <w:adjustRightInd w:val="0"/>
      <w:spacing w:before="120" w:after="120" w:line="360" w:lineRule="auto"/>
      <w:jc w:val="center"/>
    </w:pPr>
    <w:rPr>
      <w:b/>
      <w:sz w:val="52"/>
      <w:szCs w:val="20"/>
    </w:rPr>
  </w:style>
  <w:style w:type="paragraph" w:styleId="70">
    <w:name w:val="toc 7"/>
    <w:basedOn w:val="a0"/>
    <w:next w:val="a0"/>
    <w:uiPriority w:val="39"/>
    <w:rsid w:val="002535EB"/>
    <w:pPr>
      <w:ind w:left="1260"/>
      <w:jc w:val="left"/>
    </w:pPr>
    <w:rPr>
      <w:szCs w:val="20"/>
    </w:rPr>
  </w:style>
  <w:style w:type="paragraph" w:styleId="90">
    <w:name w:val="toc 9"/>
    <w:basedOn w:val="a0"/>
    <w:next w:val="a0"/>
    <w:uiPriority w:val="39"/>
    <w:rsid w:val="002535EB"/>
    <w:pPr>
      <w:ind w:left="1680"/>
      <w:jc w:val="left"/>
    </w:pPr>
    <w:rPr>
      <w:szCs w:val="20"/>
    </w:rPr>
  </w:style>
  <w:style w:type="paragraph" w:customStyle="1" w:styleId="TAH">
    <w:name w:val="TAH"/>
    <w:basedOn w:val="a0"/>
    <w:rsid w:val="002535EB"/>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af9">
    <w:name w:val="缺省文本"/>
    <w:basedOn w:val="a0"/>
    <w:rsid w:val="002535EB"/>
    <w:pPr>
      <w:autoSpaceDE w:val="0"/>
      <w:autoSpaceDN w:val="0"/>
      <w:adjustRightInd w:val="0"/>
      <w:spacing w:line="360" w:lineRule="auto"/>
      <w:jc w:val="left"/>
    </w:pPr>
    <w:rPr>
      <w:kern w:val="0"/>
      <w:szCs w:val="20"/>
    </w:rPr>
  </w:style>
  <w:style w:type="paragraph" w:styleId="40">
    <w:name w:val="toc 4"/>
    <w:basedOn w:val="a0"/>
    <w:next w:val="a0"/>
    <w:uiPriority w:val="39"/>
    <w:rsid w:val="002535EB"/>
    <w:pPr>
      <w:ind w:left="630"/>
      <w:jc w:val="left"/>
    </w:pPr>
    <w:rPr>
      <w:szCs w:val="20"/>
    </w:rPr>
  </w:style>
  <w:style w:type="paragraph" w:customStyle="1" w:styleId="para2">
    <w:name w:val="para2"/>
    <w:basedOn w:val="a0"/>
    <w:rsid w:val="002535EB"/>
    <w:pPr>
      <w:widowControl/>
      <w:spacing w:after="60"/>
      <w:ind w:left="720"/>
    </w:pPr>
    <w:rPr>
      <w:color w:val="000000"/>
      <w:kern w:val="0"/>
      <w:sz w:val="24"/>
      <w:szCs w:val="20"/>
      <w:lang w:eastAsia="en-US"/>
    </w:rPr>
  </w:style>
  <w:style w:type="paragraph" w:customStyle="1" w:styleId="13">
    <w:name w:val="批注框文本1"/>
    <w:basedOn w:val="a0"/>
    <w:rsid w:val="002535EB"/>
    <w:rPr>
      <w:sz w:val="18"/>
      <w:szCs w:val="20"/>
    </w:rPr>
  </w:style>
  <w:style w:type="paragraph" w:styleId="afa">
    <w:name w:val="Body Text First Indent"/>
    <w:basedOn w:val="a7"/>
    <w:link w:val="Char5"/>
    <w:rsid w:val="002535EB"/>
    <w:pPr>
      <w:spacing w:after="0" w:line="360" w:lineRule="auto"/>
      <w:ind w:firstLine="420"/>
    </w:pPr>
    <w:rPr>
      <w:rFonts w:ascii="宋体" w:hAnsi="宋体"/>
      <w:sz w:val="24"/>
      <w:szCs w:val="20"/>
    </w:rPr>
  </w:style>
  <w:style w:type="paragraph" w:customStyle="1" w:styleId="afb">
    <w:name w:val="文档正文"/>
    <w:basedOn w:val="a0"/>
    <w:rsid w:val="002535EB"/>
    <w:pPr>
      <w:adjustRightInd w:val="0"/>
      <w:spacing w:line="360" w:lineRule="auto"/>
      <w:ind w:firstLine="567"/>
      <w:textAlignment w:val="baseline"/>
    </w:pPr>
    <w:rPr>
      <w:rFonts w:ascii="Arial" w:hAnsi="Arial"/>
      <w:kern w:val="0"/>
      <w:sz w:val="24"/>
      <w:szCs w:val="20"/>
    </w:rPr>
  </w:style>
  <w:style w:type="paragraph" w:customStyle="1" w:styleId="b2">
    <w:name w:val="b2"/>
    <w:basedOn w:val="a0"/>
    <w:rsid w:val="002535EB"/>
    <w:pPr>
      <w:tabs>
        <w:tab w:val="num" w:pos="425"/>
        <w:tab w:val="left" w:pos="794"/>
      </w:tabs>
      <w:spacing w:line="360" w:lineRule="auto"/>
    </w:pPr>
    <w:rPr>
      <w:rFonts w:ascii="宋体" w:hAnsi="宋体"/>
      <w:sz w:val="24"/>
      <w:szCs w:val="20"/>
    </w:rPr>
  </w:style>
  <w:style w:type="paragraph" w:customStyle="1" w:styleId="afc">
    <w:name w:val="封面二"/>
    <w:basedOn w:val="a0"/>
    <w:rsid w:val="002535EB"/>
    <w:pPr>
      <w:widowControl/>
      <w:overflowPunct w:val="0"/>
      <w:autoSpaceDE w:val="0"/>
      <w:autoSpaceDN w:val="0"/>
      <w:adjustRightInd w:val="0"/>
      <w:snapToGrid w:val="0"/>
      <w:spacing w:before="120" w:after="120" w:line="360" w:lineRule="auto"/>
      <w:jc w:val="center"/>
      <w:textAlignment w:val="baseline"/>
    </w:pPr>
    <w:rPr>
      <w:b/>
      <w:kern w:val="0"/>
      <w:sz w:val="32"/>
      <w:szCs w:val="20"/>
    </w:rPr>
  </w:style>
  <w:style w:type="paragraph" w:customStyle="1" w:styleId="afd">
    <w:name w:val="图号"/>
    <w:basedOn w:val="a0"/>
    <w:rsid w:val="002535EB"/>
    <w:pPr>
      <w:tabs>
        <w:tab w:val="num" w:pos="425"/>
        <w:tab w:val="left" w:pos="720"/>
      </w:tabs>
      <w:autoSpaceDE w:val="0"/>
      <w:autoSpaceDN w:val="0"/>
      <w:adjustRightInd w:val="0"/>
      <w:spacing w:before="105" w:line="360" w:lineRule="auto"/>
      <w:ind w:left="425" w:hanging="425"/>
      <w:jc w:val="center"/>
    </w:pPr>
    <w:rPr>
      <w:rFonts w:ascii="宋体"/>
      <w:kern w:val="0"/>
      <w:szCs w:val="20"/>
    </w:rPr>
  </w:style>
  <w:style w:type="paragraph" w:customStyle="1" w:styleId="TAL">
    <w:name w:val="TAL"/>
    <w:basedOn w:val="a0"/>
    <w:rsid w:val="002535EB"/>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styleId="afe">
    <w:name w:val="Balloon Text"/>
    <w:basedOn w:val="a0"/>
    <w:link w:val="Char6"/>
    <w:uiPriority w:val="99"/>
    <w:rsid w:val="002535EB"/>
    <w:rPr>
      <w:rFonts w:ascii="Tahoma" w:hAnsi="Tahoma"/>
      <w:sz w:val="16"/>
      <w:szCs w:val="20"/>
    </w:rPr>
  </w:style>
  <w:style w:type="paragraph" w:customStyle="1" w:styleId="aff">
    <w:name w:val="表格正文"/>
    <w:basedOn w:val="a0"/>
    <w:rsid w:val="002535EB"/>
    <w:pPr>
      <w:adjustRightInd w:val="0"/>
      <w:spacing w:before="120" w:after="120"/>
      <w:jc w:val="left"/>
    </w:pPr>
    <w:rPr>
      <w:rFonts w:ascii="Arial" w:hAnsi="Arial"/>
      <w:kern w:val="0"/>
      <w:szCs w:val="20"/>
    </w:rPr>
  </w:style>
  <w:style w:type="paragraph" w:styleId="aff0">
    <w:name w:val="annotation subject"/>
    <w:basedOn w:val="af7"/>
    <w:next w:val="af7"/>
    <w:link w:val="Char7"/>
    <w:rsid w:val="002535EB"/>
    <w:rPr>
      <w:b/>
      <w:szCs w:val="20"/>
    </w:rPr>
  </w:style>
  <w:style w:type="paragraph" w:styleId="aff1">
    <w:name w:val="table of figures"/>
    <w:basedOn w:val="a0"/>
    <w:next w:val="a0"/>
    <w:rsid w:val="002535EB"/>
    <w:pPr>
      <w:ind w:left="840" w:hanging="420"/>
    </w:pPr>
    <w:rPr>
      <w:szCs w:val="20"/>
    </w:rPr>
  </w:style>
  <w:style w:type="paragraph" w:customStyle="1" w:styleId="Caption4Illustrations">
    <w:name w:val="Caption4Illustrations"/>
    <w:basedOn w:val="a0"/>
    <w:next w:val="a0"/>
    <w:rsid w:val="002535EB"/>
    <w:pPr>
      <w:widowControl/>
      <w:spacing w:before="60" w:after="240"/>
      <w:ind w:left="1440"/>
      <w:jc w:val="left"/>
    </w:pPr>
    <w:rPr>
      <w:rFonts w:ascii="Trebuchet MS" w:hAnsi="Trebuchet MS"/>
      <w:b/>
      <w:snapToGrid w:val="0"/>
      <w:kern w:val="0"/>
      <w:sz w:val="20"/>
      <w:szCs w:val="20"/>
      <w:lang w:eastAsia="en-US"/>
    </w:rPr>
  </w:style>
  <w:style w:type="paragraph" w:customStyle="1" w:styleId="aff2">
    <w:name w:val="表格文本"/>
    <w:rsid w:val="002535EB"/>
    <w:pPr>
      <w:tabs>
        <w:tab w:val="decimal" w:pos="0"/>
      </w:tabs>
    </w:pPr>
    <w:rPr>
      <w:rFonts w:ascii="Arial" w:hAnsi="Arial"/>
      <w:sz w:val="21"/>
    </w:rPr>
  </w:style>
  <w:style w:type="paragraph" w:customStyle="1" w:styleId="Char8">
    <w:name w:val="表头样式 Char"/>
    <w:basedOn w:val="a0"/>
    <w:rsid w:val="002535EB"/>
    <w:pPr>
      <w:autoSpaceDE w:val="0"/>
      <w:autoSpaceDN w:val="0"/>
      <w:adjustRightInd w:val="0"/>
      <w:spacing w:line="360" w:lineRule="auto"/>
      <w:jc w:val="center"/>
    </w:pPr>
    <w:rPr>
      <w:b/>
      <w:kern w:val="0"/>
      <w:szCs w:val="20"/>
    </w:rPr>
  </w:style>
  <w:style w:type="paragraph" w:customStyle="1" w:styleId="aff3">
    <w:name w:val="小标题"/>
    <w:basedOn w:val="a0"/>
    <w:rsid w:val="002535EB"/>
    <w:pPr>
      <w:jc w:val="center"/>
    </w:pPr>
    <w:rPr>
      <w:rFonts w:ascii="隶书" w:eastAsia="隶书"/>
      <w:b/>
      <w:sz w:val="30"/>
      <w:szCs w:val="20"/>
    </w:rPr>
  </w:style>
  <w:style w:type="paragraph" w:customStyle="1" w:styleId="aff4">
    <w:name w:val="封面文档标题"/>
    <w:basedOn w:val="a0"/>
    <w:rsid w:val="002535EB"/>
    <w:pPr>
      <w:autoSpaceDE w:val="0"/>
      <w:autoSpaceDN w:val="0"/>
      <w:adjustRightInd w:val="0"/>
      <w:spacing w:line="360" w:lineRule="auto"/>
      <w:jc w:val="center"/>
    </w:pPr>
    <w:rPr>
      <w:rFonts w:ascii="隶书" w:eastAsia="隶书"/>
      <w:b/>
      <w:kern w:val="0"/>
      <w:sz w:val="72"/>
      <w:szCs w:val="20"/>
    </w:rPr>
  </w:style>
  <w:style w:type="paragraph" w:styleId="aff5">
    <w:name w:val="Normal Indent"/>
    <w:aliases w:val="表正文,正文非缩进"/>
    <w:basedOn w:val="a0"/>
    <w:rsid w:val="002535EB"/>
    <w:pPr>
      <w:spacing w:line="360" w:lineRule="auto"/>
      <w:ind w:firstLine="420"/>
    </w:pPr>
    <w:rPr>
      <w:sz w:val="24"/>
      <w:szCs w:val="20"/>
    </w:rPr>
  </w:style>
  <w:style w:type="paragraph" w:customStyle="1" w:styleId="aff6">
    <w:name w:val="页脚样式"/>
    <w:basedOn w:val="a0"/>
    <w:rsid w:val="002535EB"/>
    <w:pPr>
      <w:keepNext/>
      <w:autoSpaceDE w:val="0"/>
      <w:autoSpaceDN w:val="0"/>
      <w:adjustRightInd w:val="0"/>
      <w:spacing w:line="360" w:lineRule="auto"/>
      <w:jc w:val="left"/>
    </w:pPr>
    <w:rPr>
      <w:kern w:val="0"/>
      <w:sz w:val="18"/>
      <w:szCs w:val="20"/>
    </w:rPr>
  </w:style>
  <w:style w:type="paragraph" w:customStyle="1" w:styleId="aff7">
    <w:name w:val="图文框正文"/>
    <w:basedOn w:val="a0"/>
    <w:rsid w:val="002535EB"/>
    <w:pPr>
      <w:jc w:val="center"/>
    </w:pPr>
    <w:rPr>
      <w:sz w:val="24"/>
      <w:szCs w:val="20"/>
    </w:rPr>
  </w:style>
  <w:style w:type="paragraph" w:customStyle="1" w:styleId="CharCharCharCharChar">
    <w:name w:val="表格文本 Char Char Char Char Char"/>
    <w:basedOn w:val="a0"/>
    <w:rsid w:val="002535EB"/>
    <w:pPr>
      <w:keepNext/>
      <w:tabs>
        <w:tab w:val="decimal" w:pos="0"/>
      </w:tabs>
      <w:autoSpaceDE w:val="0"/>
      <w:autoSpaceDN w:val="0"/>
      <w:adjustRightInd w:val="0"/>
      <w:jc w:val="left"/>
    </w:pPr>
    <w:rPr>
      <w:rFonts w:ascii="Arial" w:hAnsi="Arial"/>
      <w:szCs w:val="20"/>
    </w:rPr>
  </w:style>
  <w:style w:type="paragraph" w:customStyle="1" w:styleId="41">
    <w:name w:val="样式4"/>
    <w:basedOn w:val="a0"/>
    <w:rsid w:val="002535EB"/>
    <w:pPr>
      <w:keepNext/>
      <w:widowControl/>
      <w:tabs>
        <w:tab w:val="num" w:pos="503"/>
        <w:tab w:val="left" w:pos="1685"/>
      </w:tabs>
      <w:autoSpaceDE w:val="0"/>
      <w:autoSpaceDN w:val="0"/>
      <w:spacing w:before="240" w:after="240"/>
      <w:ind w:left="503" w:hanging="420"/>
    </w:pPr>
    <w:rPr>
      <w:rFonts w:ascii="Arial" w:eastAsia="黑体" w:hAnsi="Arial"/>
      <w:sz w:val="32"/>
      <w:szCs w:val="20"/>
    </w:rPr>
  </w:style>
  <w:style w:type="paragraph" w:customStyle="1" w:styleId="aff8">
    <w:name w:val="修订记录"/>
    <w:basedOn w:val="a0"/>
    <w:rsid w:val="002535EB"/>
    <w:pPr>
      <w:widowControl/>
      <w:autoSpaceDE w:val="0"/>
      <w:autoSpaceDN w:val="0"/>
      <w:adjustRightInd w:val="0"/>
      <w:spacing w:before="300" w:after="150" w:line="360" w:lineRule="auto"/>
      <w:jc w:val="center"/>
    </w:pPr>
    <w:rPr>
      <w:rFonts w:ascii="Arial" w:eastAsia="黑体" w:hAnsi="Arial"/>
      <w:kern w:val="0"/>
      <w:sz w:val="32"/>
      <w:szCs w:val="20"/>
    </w:rPr>
  </w:style>
  <w:style w:type="paragraph" w:customStyle="1" w:styleId="aff9">
    <w:name w:val="表号"/>
    <w:basedOn w:val="a0"/>
    <w:next w:val="afa"/>
    <w:rsid w:val="002535EB"/>
    <w:pPr>
      <w:keepNext/>
      <w:keepLines/>
      <w:autoSpaceDE w:val="0"/>
      <w:autoSpaceDN w:val="0"/>
      <w:adjustRightInd w:val="0"/>
      <w:spacing w:line="360" w:lineRule="auto"/>
      <w:jc w:val="center"/>
    </w:pPr>
    <w:rPr>
      <w:rFonts w:ascii="Arial" w:hAnsi="Arial"/>
      <w:kern w:val="0"/>
      <w:sz w:val="18"/>
      <w:szCs w:val="20"/>
    </w:rPr>
  </w:style>
  <w:style w:type="paragraph" w:customStyle="1" w:styleId="Para">
    <w:name w:val="默认段落字体 Para"/>
    <w:basedOn w:val="a0"/>
    <w:rsid w:val="002535EB"/>
    <w:rPr>
      <w:rFonts w:ascii="Arial" w:hAnsi="Arial"/>
      <w:szCs w:val="20"/>
    </w:rPr>
  </w:style>
  <w:style w:type="paragraph" w:customStyle="1" w:styleId="14">
    <w:name w:val="È±Ê¡ÎÄ±¾:1"/>
    <w:basedOn w:val="a0"/>
    <w:rsid w:val="002535EB"/>
    <w:pPr>
      <w:widowControl/>
      <w:overflowPunct w:val="0"/>
      <w:autoSpaceDE w:val="0"/>
      <w:autoSpaceDN w:val="0"/>
      <w:adjustRightInd w:val="0"/>
      <w:jc w:val="left"/>
      <w:textAlignment w:val="baseline"/>
    </w:pPr>
    <w:rPr>
      <w:kern w:val="0"/>
      <w:sz w:val="24"/>
      <w:szCs w:val="20"/>
    </w:rPr>
  </w:style>
  <w:style w:type="paragraph" w:styleId="50">
    <w:name w:val="toc 5"/>
    <w:basedOn w:val="a0"/>
    <w:next w:val="a0"/>
    <w:uiPriority w:val="39"/>
    <w:rsid w:val="002535EB"/>
    <w:pPr>
      <w:ind w:left="840"/>
      <w:jc w:val="left"/>
    </w:pPr>
    <w:rPr>
      <w:szCs w:val="20"/>
    </w:rPr>
  </w:style>
  <w:style w:type="paragraph" w:styleId="60">
    <w:name w:val="toc 6"/>
    <w:basedOn w:val="a0"/>
    <w:next w:val="a0"/>
    <w:uiPriority w:val="39"/>
    <w:rsid w:val="002535EB"/>
    <w:pPr>
      <w:ind w:left="1050"/>
      <w:jc w:val="left"/>
    </w:pPr>
    <w:rPr>
      <w:szCs w:val="20"/>
    </w:rPr>
  </w:style>
  <w:style w:type="paragraph" w:styleId="affa">
    <w:name w:val="Body Text Indent"/>
    <w:basedOn w:val="a0"/>
    <w:link w:val="Char9"/>
    <w:rsid w:val="002535EB"/>
    <w:pPr>
      <w:spacing w:after="120"/>
      <w:ind w:leftChars="200" w:left="420"/>
    </w:pPr>
    <w:rPr>
      <w:szCs w:val="20"/>
    </w:rPr>
  </w:style>
  <w:style w:type="paragraph" w:styleId="24">
    <w:name w:val="Body Text First Indent 2"/>
    <w:basedOn w:val="affa"/>
    <w:link w:val="2Char1"/>
    <w:rsid w:val="002535EB"/>
    <w:pPr>
      <w:ind w:firstLineChars="200" w:firstLine="420"/>
    </w:pPr>
  </w:style>
  <w:style w:type="paragraph" w:customStyle="1" w:styleId="42">
    <w:name w:val="4"/>
    <w:basedOn w:val="a0"/>
    <w:rsid w:val="002535EB"/>
    <w:rPr>
      <w:rFonts w:ascii="Arial" w:hAnsi="Arial" w:cs="Arial"/>
    </w:rPr>
  </w:style>
  <w:style w:type="paragraph" w:customStyle="1" w:styleId="15">
    <w:name w:val="1"/>
    <w:basedOn w:val="a0"/>
    <w:rsid w:val="002535EB"/>
    <w:rPr>
      <w:rFonts w:ascii="Arial" w:hAnsi="Arial" w:cs="Arial"/>
    </w:rPr>
  </w:style>
  <w:style w:type="paragraph" w:customStyle="1" w:styleId="ParaCharCharCharCharCharCharCharCharCharCharCharCharChar">
    <w:name w:val="默认段落字体 Para Char Char Char Char Char Char Char Char Char Char Char Char Char"/>
    <w:next w:val="a0"/>
    <w:rsid w:val="002535EB"/>
    <w:pPr>
      <w:keepNext/>
      <w:keepLines/>
      <w:spacing w:before="240" w:after="240"/>
      <w:ind w:left="1276" w:hanging="1276"/>
      <w:outlineLvl w:val="7"/>
    </w:pPr>
    <w:rPr>
      <w:rFonts w:ascii="Arial" w:eastAsia="黑体" w:hAnsi="Arial" w:cs="Arial"/>
      <w:snapToGrid w:val="0"/>
      <w:sz w:val="21"/>
      <w:szCs w:val="21"/>
    </w:rPr>
  </w:style>
  <w:style w:type="paragraph" w:customStyle="1" w:styleId="CharCharChar">
    <w:name w:val="Char Char Char"/>
    <w:basedOn w:val="a0"/>
    <w:rsid w:val="002535EB"/>
    <w:rPr>
      <w:rFonts w:ascii="Arial" w:hAnsi="Arial" w:cs="Arial"/>
    </w:rPr>
  </w:style>
  <w:style w:type="paragraph" w:customStyle="1" w:styleId="CharChar3">
    <w:name w:val="Char Char3"/>
    <w:basedOn w:val="a0"/>
    <w:rsid w:val="002535EB"/>
    <w:rPr>
      <w:rFonts w:ascii="Arial" w:hAnsi="Arial" w:cs="Arial"/>
    </w:rPr>
  </w:style>
  <w:style w:type="paragraph" w:customStyle="1" w:styleId="CharCharCharCharCharCharCharCharCharCharCharCharCharCharCharCharChar">
    <w:name w:val="Char Char Char Char Char Char Char Char Char Char Char Char Char Char Char Char Char"/>
    <w:basedOn w:val="a0"/>
    <w:autoRedefine/>
    <w:rsid w:val="002535EB"/>
    <w:rPr>
      <w:rFonts w:ascii="Arial" w:hAnsi="Arial" w:cs="Arial"/>
      <w:szCs w:val="21"/>
    </w:rPr>
  </w:style>
  <w:style w:type="paragraph" w:customStyle="1" w:styleId="CharCharCharCharCharCharCharCharCharCharCharCharCharCharCharCharCharCharCharChar">
    <w:name w:val="Char Char Char Char Char Char Char Char Char Char Char Char Char Char Char Char Char Char Char Char"/>
    <w:basedOn w:val="a0"/>
    <w:autoRedefine/>
    <w:rsid w:val="002535EB"/>
    <w:rPr>
      <w:rFonts w:ascii="Arial" w:hAnsi="Arial" w:cs="Arial"/>
      <w:szCs w:val="21"/>
    </w:rPr>
  </w:style>
  <w:style w:type="paragraph" w:customStyle="1" w:styleId="CharChar">
    <w:name w:val="Char Char"/>
    <w:basedOn w:val="a0"/>
    <w:autoRedefine/>
    <w:rsid w:val="002535EB"/>
    <w:rPr>
      <w:rFonts w:ascii="Arial" w:hAnsi="Arial" w:cs="Arial"/>
      <w:szCs w:val="21"/>
    </w:rPr>
  </w:style>
  <w:style w:type="paragraph" w:customStyle="1" w:styleId="infoblue">
    <w:name w:val="infoblue"/>
    <w:basedOn w:val="a0"/>
    <w:rsid w:val="002535EB"/>
    <w:pPr>
      <w:widowControl/>
      <w:spacing w:before="100" w:beforeAutospacing="1" w:after="100" w:afterAutospacing="1" w:line="240" w:lineRule="atLeast"/>
      <w:ind w:firstLineChars="200" w:firstLine="200"/>
      <w:jc w:val="left"/>
    </w:pPr>
    <w:rPr>
      <w:i/>
      <w:iCs/>
      <w:color w:val="0000FF"/>
      <w:kern w:val="0"/>
      <w:szCs w:val="20"/>
    </w:rPr>
  </w:style>
  <w:style w:type="paragraph" w:customStyle="1" w:styleId="CharCharCharCharCharCharCharCharCharCharCharCharCharCharCharCharCharCharCharCharCharCharCharCharCharCharCharCharChar">
    <w:name w:val="Char Char Char Char Char Char Char Char Char Char Char Char Char Char Char Char Char Char Char Char Char Char Char Char Char Char Char Char Char"/>
    <w:basedOn w:val="a0"/>
    <w:autoRedefine/>
    <w:rsid w:val="002535EB"/>
    <w:rPr>
      <w:rFonts w:ascii="Arial" w:hAnsi="Arial" w:cs="Arial"/>
      <w:szCs w:val="21"/>
    </w:rPr>
  </w:style>
  <w:style w:type="paragraph" w:customStyle="1" w:styleId="43">
    <w:name w:val="标题4"/>
    <w:basedOn w:val="a0"/>
    <w:rsid w:val="002535EB"/>
    <w:pPr>
      <w:spacing w:beforeLines="100" w:afterLines="50" w:line="360" w:lineRule="auto"/>
    </w:pPr>
    <w:rPr>
      <w:rFonts w:ascii="Times" w:eastAsia="黑体" w:hAnsi="Times"/>
      <w:sz w:val="28"/>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a0"/>
    <w:autoRedefine/>
    <w:rsid w:val="002535EB"/>
    <w:rPr>
      <w:rFonts w:ascii="Arial" w:hAnsi="Arial" w:cs="Arial"/>
      <w:szCs w:val="21"/>
    </w:rPr>
  </w:style>
  <w:style w:type="table" w:styleId="affb">
    <w:name w:val="Table Grid"/>
    <w:aliases w:val="Gridding"/>
    <w:basedOn w:val="a2"/>
    <w:uiPriority w:val="59"/>
    <w:rsid w:val="002535E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CharCharCharCharCharCharCharCharCharCharCharCharChar1CharCharCharCharCharChar">
    <w:name w:val="默认段落字体 Para Char Char Char Char Char Char Char Char Char Char Char Char Char1 Char Char Char Char Char Char"/>
    <w:basedOn w:val="a0"/>
    <w:autoRedefine/>
    <w:rsid w:val="002535EB"/>
    <w:rPr>
      <w:rFonts w:ascii="Arial" w:hAnsi="Arial" w:cs="Arial"/>
      <w:sz w:val="18"/>
      <w:szCs w:val="18"/>
    </w:rPr>
  </w:style>
  <w:style w:type="paragraph" w:customStyle="1" w:styleId="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w:basedOn w:val="a0"/>
    <w:autoRedefine/>
    <w:rsid w:val="002535EB"/>
    <w:rPr>
      <w:rFonts w:ascii="Arial" w:hAnsi="Arial" w:cs="Arial"/>
      <w:szCs w:val="21"/>
    </w:rPr>
  </w:style>
  <w:style w:type="paragraph" w:customStyle="1" w:styleId="ParaCharCharCharCharCharCharCharCharCharCharCharCharChar1CharCharCharCharCharCharCharChar">
    <w:name w:val="默认段落字体 Para Char Char Char Char Char Char Char Char Char Char Char Char Char1 Char Char Char Char Char Char Char Char"/>
    <w:basedOn w:val="a0"/>
    <w:autoRedefine/>
    <w:rsid w:val="002535EB"/>
    <w:rPr>
      <w:rFonts w:ascii="Arial" w:hAnsi="Arial" w:cs="Arial"/>
      <w:szCs w:val="21"/>
    </w:rPr>
  </w:style>
  <w:style w:type="paragraph" w:customStyle="1" w:styleId="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w:basedOn w:val="a0"/>
    <w:autoRedefine/>
    <w:rsid w:val="002535EB"/>
    <w:rPr>
      <w:rFonts w:ascii="Arial" w:hAnsi="Arial" w:cs="Arial"/>
      <w:szCs w:val="21"/>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a0"/>
    <w:autoRedefine/>
    <w:rsid w:val="002535EB"/>
    <w:rPr>
      <w:rFonts w:ascii="Arial" w:hAnsi="Arial" w:cs="Arial"/>
      <w:szCs w:val="21"/>
    </w:rPr>
  </w:style>
  <w:style w:type="paragraph" w:customStyle="1" w:styleId="InfoBlue0">
    <w:name w:val="InfoBlue"/>
    <w:basedOn w:val="a0"/>
    <w:next w:val="a7"/>
    <w:autoRedefine/>
    <w:rsid w:val="002535EB"/>
    <w:pPr>
      <w:tabs>
        <w:tab w:val="left" w:pos="540"/>
        <w:tab w:val="left" w:pos="1260"/>
      </w:tabs>
      <w:spacing w:after="120" w:line="240" w:lineRule="atLeast"/>
      <w:jc w:val="left"/>
    </w:pPr>
    <w:rPr>
      <w:i/>
      <w:snapToGrid w:val="0"/>
      <w:color w:val="0000FF"/>
      <w:kern w:val="0"/>
      <w:sz w:val="20"/>
      <w:szCs w:val="20"/>
    </w:rPr>
  </w:style>
  <w:style w:type="paragraph" w:customStyle="1" w:styleId="CharCharCharChar1CharCharCharCharCharChar">
    <w:name w:val="Char Char Char Char1 Char Char Char Char Char Char"/>
    <w:basedOn w:val="a0"/>
    <w:autoRedefine/>
    <w:rsid w:val="002535EB"/>
    <w:rPr>
      <w:rFonts w:ascii="Arial" w:hAnsi="Arial" w:cs="Arial"/>
      <w:szCs w:val="21"/>
    </w:rPr>
  </w:style>
  <w:style w:type="paragraph" w:customStyle="1" w:styleId="CharCharChar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Char Char Char"/>
    <w:basedOn w:val="a0"/>
    <w:autoRedefine/>
    <w:rsid w:val="00B53D50"/>
    <w:rPr>
      <w:rFonts w:ascii="Arial" w:hAnsi="Arial" w:cs="Arial"/>
      <w:szCs w:val="21"/>
    </w:rPr>
  </w:style>
  <w:style w:type="paragraph" w:customStyle="1" w:styleId="CharCharCharChar">
    <w:name w:val="Char Char Char Char"/>
    <w:basedOn w:val="a0"/>
    <w:rsid w:val="00FF61B4"/>
    <w:rPr>
      <w:rFonts w:ascii="Arial" w:hAnsi="Arial" w:cs="Arial"/>
    </w:rPr>
  </w:style>
  <w:style w:type="paragraph" w:styleId="affc">
    <w:name w:val="List Paragraph"/>
    <w:basedOn w:val="a0"/>
    <w:uiPriority w:val="34"/>
    <w:qFormat/>
    <w:rsid w:val="004673A6"/>
    <w:pPr>
      <w:ind w:firstLineChars="200" w:firstLine="420"/>
    </w:pPr>
  </w:style>
  <w:style w:type="paragraph" w:customStyle="1" w:styleId="font5">
    <w:name w:val="font5"/>
    <w:basedOn w:val="a0"/>
    <w:rsid w:val="008C6AE7"/>
    <w:pPr>
      <w:widowControl/>
      <w:spacing w:before="100" w:beforeAutospacing="1" w:after="100" w:afterAutospacing="1"/>
      <w:jc w:val="left"/>
    </w:pPr>
    <w:rPr>
      <w:color w:val="000000"/>
      <w:kern w:val="0"/>
      <w:szCs w:val="21"/>
    </w:rPr>
  </w:style>
  <w:style w:type="paragraph" w:customStyle="1" w:styleId="font6">
    <w:name w:val="font6"/>
    <w:basedOn w:val="a0"/>
    <w:rsid w:val="008C6AE7"/>
    <w:pPr>
      <w:widowControl/>
      <w:spacing w:before="100" w:beforeAutospacing="1" w:after="100" w:afterAutospacing="1"/>
      <w:jc w:val="left"/>
    </w:pPr>
    <w:rPr>
      <w:rFonts w:ascii="宋体" w:hAnsi="宋体" w:cs="宋体"/>
      <w:color w:val="000000"/>
      <w:kern w:val="0"/>
      <w:szCs w:val="21"/>
    </w:rPr>
  </w:style>
  <w:style w:type="paragraph" w:customStyle="1" w:styleId="xl65">
    <w:name w:val="xl65"/>
    <w:basedOn w:val="a0"/>
    <w:rsid w:val="008C6AE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pPr>
    <w:rPr>
      <w:rFonts w:ascii="宋体" w:hAnsi="宋体" w:cs="宋体"/>
      <w:b/>
      <w:bCs/>
      <w:color w:val="000000"/>
      <w:kern w:val="0"/>
      <w:sz w:val="20"/>
      <w:szCs w:val="20"/>
    </w:rPr>
  </w:style>
  <w:style w:type="paragraph" w:customStyle="1" w:styleId="xl66">
    <w:name w:val="xl66"/>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right"/>
    </w:pPr>
    <w:rPr>
      <w:rFonts w:ascii="宋体" w:hAnsi="宋体" w:cs="宋体"/>
      <w:color w:val="000000"/>
      <w:kern w:val="0"/>
      <w:sz w:val="20"/>
      <w:szCs w:val="20"/>
    </w:rPr>
  </w:style>
  <w:style w:type="paragraph" w:customStyle="1" w:styleId="xl67">
    <w:name w:val="xl67"/>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left"/>
    </w:pPr>
    <w:rPr>
      <w:rFonts w:ascii="宋体" w:hAnsi="宋体" w:cs="宋体"/>
      <w:color w:val="000000"/>
      <w:kern w:val="0"/>
      <w:sz w:val="20"/>
      <w:szCs w:val="20"/>
    </w:rPr>
  </w:style>
  <w:style w:type="paragraph" w:customStyle="1" w:styleId="xl68">
    <w:name w:val="xl68"/>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color w:val="000000"/>
      <w:kern w:val="0"/>
      <w:sz w:val="20"/>
      <w:szCs w:val="20"/>
    </w:rPr>
  </w:style>
  <w:style w:type="paragraph" w:customStyle="1" w:styleId="xl69">
    <w:name w:val="xl69"/>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szCs w:val="20"/>
    </w:rPr>
  </w:style>
  <w:style w:type="paragraph" w:customStyle="1" w:styleId="xl70">
    <w:name w:val="xl70"/>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right"/>
    </w:pPr>
    <w:rPr>
      <w:rFonts w:ascii="宋体" w:hAnsi="宋体" w:cs="宋体"/>
      <w:color w:val="FF0000"/>
      <w:kern w:val="0"/>
      <w:sz w:val="20"/>
      <w:szCs w:val="20"/>
    </w:rPr>
  </w:style>
  <w:style w:type="paragraph" w:customStyle="1" w:styleId="xl71">
    <w:name w:val="xl71"/>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left"/>
    </w:pPr>
    <w:rPr>
      <w:rFonts w:ascii="宋体" w:hAnsi="宋体" w:cs="宋体"/>
      <w:color w:val="FF0000"/>
      <w:kern w:val="0"/>
      <w:sz w:val="20"/>
      <w:szCs w:val="20"/>
    </w:rPr>
  </w:style>
  <w:style w:type="paragraph" w:customStyle="1" w:styleId="xl72">
    <w:name w:val="xl72"/>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Cs w:val="21"/>
    </w:rPr>
  </w:style>
  <w:style w:type="paragraph" w:customStyle="1" w:styleId="xl73">
    <w:name w:val="xl73"/>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Cs w:val="21"/>
    </w:rPr>
  </w:style>
  <w:style w:type="paragraph" w:customStyle="1" w:styleId="xl74">
    <w:name w:val="xl74"/>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right"/>
    </w:pPr>
    <w:rPr>
      <w:kern w:val="0"/>
      <w:szCs w:val="21"/>
    </w:rPr>
  </w:style>
  <w:style w:type="paragraph" w:customStyle="1" w:styleId="xl75">
    <w:name w:val="xl75"/>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left"/>
    </w:pPr>
    <w:rPr>
      <w:rFonts w:ascii="宋体" w:hAnsi="宋体" w:cs="宋体"/>
      <w:kern w:val="0"/>
      <w:szCs w:val="21"/>
    </w:rPr>
  </w:style>
  <w:style w:type="paragraph" w:customStyle="1" w:styleId="xl76">
    <w:name w:val="xl76"/>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hAnsi="宋体" w:cs="宋体"/>
      <w:kern w:val="0"/>
      <w:szCs w:val="21"/>
    </w:rPr>
  </w:style>
  <w:style w:type="paragraph" w:customStyle="1" w:styleId="xl77">
    <w:name w:val="xl77"/>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hAnsi="宋体" w:cs="宋体"/>
      <w:kern w:val="0"/>
      <w:sz w:val="24"/>
    </w:rPr>
  </w:style>
  <w:style w:type="paragraph" w:customStyle="1" w:styleId="xl78">
    <w:name w:val="xl78"/>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24"/>
    </w:rPr>
  </w:style>
  <w:style w:type="paragraph" w:customStyle="1" w:styleId="xl79">
    <w:name w:val="xl79"/>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color w:val="FF0000"/>
      <w:kern w:val="0"/>
      <w:sz w:val="20"/>
      <w:szCs w:val="20"/>
    </w:rPr>
  </w:style>
  <w:style w:type="paragraph" w:customStyle="1" w:styleId="xl80">
    <w:name w:val="xl80"/>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szCs w:val="20"/>
    </w:rPr>
  </w:style>
  <w:style w:type="character" w:customStyle="1" w:styleId="1Char">
    <w:name w:val="标题 1 Char"/>
    <w:aliases w:val="H1 Char,PIM 1 Char,h1 Char,1. Char,Level 1 Topic Heading Char,Normal + Font: Helvetica Char,Bold Char,Space Before 12 pt Char,Not Bold Char,Section Head Char,1st level Char,l1 Char,H11 Char,H12 Char,H13 Char,H14 Char,H15 Char,H16 Char,H17 Char"/>
    <w:basedOn w:val="a1"/>
    <w:link w:val="1"/>
    <w:rsid w:val="00362618"/>
    <w:rPr>
      <w:b/>
      <w:bCs/>
      <w:kern w:val="44"/>
      <w:sz w:val="44"/>
      <w:szCs w:val="44"/>
    </w:rPr>
  </w:style>
  <w:style w:type="character" w:customStyle="1" w:styleId="3Char">
    <w:name w:val="标题 3 Char"/>
    <w:aliases w:val="h3 Char,H3 Char,level_3 Char,PIM 3 Char,Level 3 Head Char,Heading 3 - old Char,sect1.2.3 Char,sect1.2.31 Char,sect1.2.32 Char,sect1.2.311 Char,sect1.2.33 Char,sect1.2.312 Char,Bold Head Char,bh Char,1.1.1 Heading 3 Char,BOD 0 Char,3 Char"/>
    <w:basedOn w:val="a1"/>
    <w:link w:val="3"/>
    <w:uiPriority w:val="9"/>
    <w:rsid w:val="00362618"/>
    <w:rPr>
      <w:b/>
      <w:kern w:val="2"/>
      <w:sz w:val="32"/>
    </w:rPr>
  </w:style>
  <w:style w:type="character" w:customStyle="1" w:styleId="5Char">
    <w:name w:val="标题 5 Char"/>
    <w:aliases w:val="dash Char,ds Char,dd Char,H5 Char,h5 Char,heading 5 Char,PIM 5 Char"/>
    <w:basedOn w:val="a1"/>
    <w:link w:val="5"/>
    <w:rsid w:val="00362618"/>
    <w:rPr>
      <w:b/>
      <w:kern w:val="2"/>
      <w:sz w:val="28"/>
    </w:rPr>
  </w:style>
  <w:style w:type="character" w:customStyle="1" w:styleId="6Char">
    <w:name w:val="标题 6 Char"/>
    <w:aliases w:val="PIM 6 Char"/>
    <w:basedOn w:val="a1"/>
    <w:link w:val="6"/>
    <w:rsid w:val="00362618"/>
    <w:rPr>
      <w:rFonts w:ascii="Arial" w:hAnsi="Arial"/>
      <w:b/>
      <w:kern w:val="2"/>
      <w:sz w:val="24"/>
    </w:rPr>
  </w:style>
  <w:style w:type="character" w:customStyle="1" w:styleId="7Char">
    <w:name w:val="标题 7 Char"/>
    <w:aliases w:val="PIM 7 Char"/>
    <w:basedOn w:val="a1"/>
    <w:link w:val="7"/>
    <w:rsid w:val="00362618"/>
    <w:rPr>
      <w:b/>
      <w:kern w:val="2"/>
      <w:sz w:val="24"/>
    </w:rPr>
  </w:style>
  <w:style w:type="character" w:customStyle="1" w:styleId="8Char">
    <w:name w:val="标题 8 Char"/>
    <w:basedOn w:val="a1"/>
    <w:link w:val="8"/>
    <w:rsid w:val="00362618"/>
    <w:rPr>
      <w:rFonts w:ascii="Arial" w:eastAsia="黑体" w:hAnsi="Arial"/>
      <w:kern w:val="2"/>
      <w:sz w:val="24"/>
    </w:rPr>
  </w:style>
  <w:style w:type="character" w:customStyle="1" w:styleId="9Char">
    <w:name w:val="标题 9 Char"/>
    <w:aliases w:val="PIM 9 Char"/>
    <w:basedOn w:val="a1"/>
    <w:link w:val="9"/>
    <w:rsid w:val="00362618"/>
    <w:rPr>
      <w:rFonts w:ascii="Arial" w:eastAsia="黑体" w:hAnsi="Arial"/>
      <w:kern w:val="2"/>
      <w:sz w:val="21"/>
    </w:rPr>
  </w:style>
  <w:style w:type="character" w:customStyle="1" w:styleId="2Char0">
    <w:name w:val="正文文本 2 Char"/>
    <w:basedOn w:val="a1"/>
    <w:link w:val="20"/>
    <w:uiPriority w:val="99"/>
    <w:rsid w:val="00362618"/>
    <w:rPr>
      <w:kern w:val="2"/>
      <w:sz w:val="21"/>
      <w:szCs w:val="24"/>
    </w:rPr>
  </w:style>
  <w:style w:type="character" w:customStyle="1" w:styleId="Char">
    <w:name w:val="正文文本 Char"/>
    <w:basedOn w:val="a1"/>
    <w:link w:val="a7"/>
    <w:uiPriority w:val="99"/>
    <w:rsid w:val="00362618"/>
    <w:rPr>
      <w:kern w:val="2"/>
      <w:sz w:val="21"/>
      <w:szCs w:val="24"/>
    </w:rPr>
  </w:style>
  <w:style w:type="character" w:customStyle="1" w:styleId="Char0">
    <w:name w:val="页眉 Char"/>
    <w:basedOn w:val="a1"/>
    <w:link w:val="ac"/>
    <w:uiPriority w:val="99"/>
    <w:rsid w:val="00362618"/>
    <w:rPr>
      <w:kern w:val="2"/>
      <w:sz w:val="18"/>
      <w:szCs w:val="18"/>
    </w:rPr>
  </w:style>
  <w:style w:type="character" w:customStyle="1" w:styleId="Char1">
    <w:name w:val="页脚 Char"/>
    <w:basedOn w:val="a1"/>
    <w:link w:val="ad"/>
    <w:uiPriority w:val="99"/>
    <w:rsid w:val="00362618"/>
    <w:rPr>
      <w:kern w:val="2"/>
      <w:sz w:val="18"/>
      <w:szCs w:val="18"/>
    </w:rPr>
  </w:style>
  <w:style w:type="character" w:customStyle="1" w:styleId="Char2">
    <w:name w:val="文档结构图 Char"/>
    <w:basedOn w:val="a1"/>
    <w:link w:val="af1"/>
    <w:uiPriority w:val="99"/>
    <w:semiHidden/>
    <w:rsid w:val="00362618"/>
    <w:rPr>
      <w:kern w:val="2"/>
      <w:sz w:val="21"/>
      <w:szCs w:val="24"/>
      <w:shd w:val="clear" w:color="auto" w:fill="000080"/>
    </w:rPr>
  </w:style>
  <w:style w:type="character" w:customStyle="1" w:styleId="3Char0">
    <w:name w:val="正文文本缩进 3 Char"/>
    <w:basedOn w:val="a1"/>
    <w:link w:val="31"/>
    <w:rsid w:val="00362618"/>
    <w:rPr>
      <w:rFonts w:eastAsia="Times New Roman"/>
      <w:snapToGrid w:val="0"/>
      <w:sz w:val="24"/>
      <w:lang w:eastAsia="en-US"/>
    </w:rPr>
  </w:style>
  <w:style w:type="character" w:customStyle="1" w:styleId="Char3">
    <w:name w:val="纯文本 Char"/>
    <w:basedOn w:val="a1"/>
    <w:link w:val="af5"/>
    <w:rsid w:val="00362618"/>
    <w:rPr>
      <w:rFonts w:ascii="宋体" w:hAnsi="Courier New"/>
      <w:kern w:val="2"/>
      <w:sz w:val="21"/>
    </w:rPr>
  </w:style>
  <w:style w:type="character" w:customStyle="1" w:styleId="Char4">
    <w:name w:val="批注文字 Char"/>
    <w:basedOn w:val="a1"/>
    <w:link w:val="af7"/>
    <w:semiHidden/>
    <w:rsid w:val="00362618"/>
    <w:rPr>
      <w:kern w:val="2"/>
      <w:sz w:val="21"/>
      <w:szCs w:val="24"/>
    </w:rPr>
  </w:style>
  <w:style w:type="character" w:customStyle="1" w:styleId="Char5">
    <w:name w:val="正文首行缩进 Char"/>
    <w:basedOn w:val="Char"/>
    <w:link w:val="afa"/>
    <w:rsid w:val="00362618"/>
    <w:rPr>
      <w:rFonts w:ascii="宋体" w:hAnsi="宋体"/>
      <w:kern w:val="2"/>
      <w:sz w:val="24"/>
      <w:szCs w:val="24"/>
    </w:rPr>
  </w:style>
  <w:style w:type="character" w:customStyle="1" w:styleId="Char6">
    <w:name w:val="批注框文本 Char"/>
    <w:basedOn w:val="a1"/>
    <w:link w:val="afe"/>
    <w:uiPriority w:val="99"/>
    <w:rsid w:val="00362618"/>
    <w:rPr>
      <w:rFonts w:ascii="Tahoma" w:hAnsi="Tahoma"/>
      <w:kern w:val="2"/>
      <w:sz w:val="16"/>
    </w:rPr>
  </w:style>
  <w:style w:type="character" w:customStyle="1" w:styleId="Char7">
    <w:name w:val="批注主题 Char"/>
    <w:basedOn w:val="Char4"/>
    <w:link w:val="aff0"/>
    <w:rsid w:val="00362618"/>
    <w:rPr>
      <w:b/>
      <w:kern w:val="2"/>
      <w:sz w:val="21"/>
      <w:szCs w:val="24"/>
    </w:rPr>
  </w:style>
  <w:style w:type="character" w:customStyle="1" w:styleId="Char9">
    <w:name w:val="正文文本缩进 Char"/>
    <w:basedOn w:val="a1"/>
    <w:link w:val="affa"/>
    <w:rsid w:val="00362618"/>
    <w:rPr>
      <w:kern w:val="2"/>
      <w:sz w:val="21"/>
    </w:rPr>
  </w:style>
  <w:style w:type="character" w:customStyle="1" w:styleId="2Char1">
    <w:name w:val="正文首行缩进 2 Char"/>
    <w:basedOn w:val="Char9"/>
    <w:link w:val="24"/>
    <w:rsid w:val="00362618"/>
    <w:rPr>
      <w:kern w:val="2"/>
      <w:sz w:val="21"/>
    </w:rPr>
  </w:style>
  <w:style w:type="paragraph" w:styleId="affd">
    <w:name w:val="caption"/>
    <w:basedOn w:val="a0"/>
    <w:next w:val="a0"/>
    <w:qFormat/>
    <w:rsid w:val="004E5650"/>
    <w:rPr>
      <w:rFonts w:ascii="Arial" w:eastAsia="黑体" w:hAnsi="Arial"/>
      <w:sz w:val="20"/>
      <w:szCs w:val="20"/>
    </w:rPr>
  </w:style>
  <w:style w:type="paragraph" w:customStyle="1" w:styleId="ParaCharCharChar1Char">
    <w:name w:val="默认段落字体 Para Char Char Char1 Char"/>
    <w:basedOn w:val="a0"/>
    <w:semiHidden/>
    <w:rsid w:val="00266867"/>
    <w:pPr>
      <w:widowControl/>
    </w:pPr>
    <w:rPr>
      <w:rFonts w:ascii="Arial" w:hAnsi="Arial" w:cs="Arial"/>
      <w:szCs w:val="20"/>
    </w:rPr>
  </w:style>
  <w:style w:type="paragraph" w:customStyle="1" w:styleId="ParaCharCharCharCharCharCharCharCharCharChar">
    <w:name w:val="默认段落字体 Para Char Char Char Char Char Char Char Char Char Char"/>
    <w:aliases w:val="默认段落字体 Para Char Char Char Char Char Char Char Char1,默认段落字体 Para Char Char Char Char1 Char Char Char Char Char Char Char Char Char Char Char"/>
    <w:basedOn w:val="af1"/>
    <w:next w:val="a0"/>
    <w:autoRedefine/>
    <w:rsid w:val="00B10710"/>
    <w:pPr>
      <w:adjustRightInd w:val="0"/>
      <w:spacing w:line="436" w:lineRule="exact"/>
      <w:ind w:left="357"/>
      <w:jc w:val="left"/>
      <w:outlineLvl w:val="3"/>
    </w:pPr>
    <w:rPr>
      <w:rFonts w:ascii="Tahoma" w:hAnsi="Tahoma"/>
      <w:b/>
      <w:sz w:val="24"/>
    </w:rPr>
  </w:style>
  <w:style w:type="paragraph" w:customStyle="1" w:styleId="a">
    <w:name w:val="章标题"/>
    <w:next w:val="af"/>
    <w:autoRedefine/>
    <w:rsid w:val="006D26E8"/>
    <w:pPr>
      <w:numPr>
        <w:numId w:val="7"/>
      </w:numPr>
      <w:spacing w:beforeLines="50" w:afterLines="50"/>
      <w:outlineLvl w:val="1"/>
    </w:pPr>
    <w:rPr>
      <w:rFonts w:ascii="黑体" w:eastAsia="黑体"/>
      <w:snapToGrid w:val="0"/>
      <w:sz w:val="21"/>
    </w:rPr>
  </w:style>
  <w:style w:type="paragraph" w:customStyle="1" w:styleId="CharChar2CharCharCharCharCharCharCharCharCharCharCharChar">
    <w:name w:val="Char Char2 Char Char Char Char Char Char Char Char Char Char Char Char"/>
    <w:basedOn w:val="a0"/>
    <w:rsid w:val="004435D6"/>
    <w:pPr>
      <w:spacing w:line="360" w:lineRule="auto"/>
      <w:ind w:left="420"/>
      <w:textAlignment w:val="baseline"/>
    </w:pPr>
    <w:rPr>
      <w:rFonts w:ascii="Arial" w:eastAsia="黑体" w:hAnsi="Arial" w:cs="Arial"/>
      <w:snapToGrid w:val="0"/>
      <w:szCs w:val="21"/>
    </w:rPr>
  </w:style>
  <w:style w:type="character" w:styleId="affe">
    <w:name w:val="Emphasis"/>
    <w:basedOn w:val="a1"/>
    <w:uiPriority w:val="20"/>
    <w:qFormat/>
    <w:rsid w:val="004435D6"/>
    <w:rPr>
      <w:i w:val="0"/>
      <w:iCs w:val="0"/>
      <w:color w:val="CC0000"/>
    </w:rPr>
  </w:style>
  <w:style w:type="character" w:customStyle="1" w:styleId="code-string1">
    <w:name w:val="code-string1"/>
    <w:basedOn w:val="a1"/>
    <w:rsid w:val="004435D6"/>
    <w:rPr>
      <w:color w:val="800080"/>
    </w:rPr>
  </w:style>
  <w:style w:type="paragraph" w:customStyle="1" w:styleId="16">
    <w:name w:val="正文1"/>
    <w:basedOn w:val="a0"/>
    <w:rsid w:val="00EC6F76"/>
    <w:pPr>
      <w:autoSpaceDE w:val="0"/>
      <w:autoSpaceDN w:val="0"/>
      <w:adjustRightInd w:val="0"/>
      <w:ind w:firstLineChars="200" w:firstLine="440"/>
      <w:jc w:val="left"/>
    </w:pPr>
    <w:rPr>
      <w:kern w:val="0"/>
      <w:sz w:val="22"/>
      <w:szCs w:val="22"/>
    </w:rPr>
  </w:style>
  <w:style w:type="paragraph" w:customStyle="1" w:styleId="17">
    <w:name w:val="样式1"/>
    <w:basedOn w:val="4"/>
    <w:rsid w:val="00EC6F76"/>
    <w:pPr>
      <w:keepNext w:val="0"/>
      <w:keepLines w:val="0"/>
      <w:widowControl/>
      <w:tabs>
        <w:tab w:val="clear" w:pos="851"/>
        <w:tab w:val="num" w:pos="1734"/>
      </w:tabs>
      <w:autoSpaceDE w:val="0"/>
      <w:autoSpaceDN w:val="0"/>
      <w:adjustRightInd w:val="0"/>
      <w:spacing w:before="120" w:after="0" w:line="360" w:lineRule="auto"/>
      <w:ind w:left="1734" w:hanging="1134"/>
    </w:pPr>
    <w:rPr>
      <w:rFonts w:eastAsia="宋体" w:cs="Arial"/>
      <w:b w:val="0"/>
      <w:bCs/>
      <w:kern w:val="0"/>
      <w:sz w:val="24"/>
      <w:szCs w:val="24"/>
    </w:rPr>
  </w:style>
  <w:style w:type="paragraph" w:styleId="TOC">
    <w:name w:val="TOC Heading"/>
    <w:basedOn w:val="1"/>
    <w:next w:val="a0"/>
    <w:uiPriority w:val="39"/>
    <w:unhideWhenUsed/>
    <w:qFormat/>
    <w:rsid w:val="004F598D"/>
    <w:pPr>
      <w:widowControl/>
      <w:numPr>
        <w:numId w:val="0"/>
      </w:numPr>
      <w:spacing w:before="480" w:after="0" w:line="276" w:lineRule="auto"/>
      <w:jc w:val="left"/>
      <w:outlineLvl w:val="9"/>
    </w:pPr>
    <w:rPr>
      <w:rFonts w:ascii="Cambria" w:hAnsi="Cambria"/>
      <w:color w:val="365F91"/>
      <w:kern w:val="0"/>
      <w:sz w:val="28"/>
      <w:szCs w:val="28"/>
    </w:rPr>
  </w:style>
  <w:style w:type="paragraph" w:styleId="afff">
    <w:name w:val="Normal (Web)"/>
    <w:basedOn w:val="a0"/>
    <w:uiPriority w:val="99"/>
    <w:unhideWhenUsed/>
    <w:rsid w:val="004F598D"/>
    <w:pPr>
      <w:widowControl/>
      <w:spacing w:after="100"/>
      <w:jc w:val="left"/>
    </w:pPr>
    <w:rPr>
      <w:rFonts w:ascii="Verdana" w:hAnsi="Verdana" w:cs="宋体"/>
      <w:kern w:val="0"/>
      <w:sz w:val="20"/>
      <w:szCs w:val="20"/>
    </w:rPr>
  </w:style>
  <w:style w:type="paragraph" w:customStyle="1" w:styleId="whs7">
    <w:name w:val="whs7"/>
    <w:basedOn w:val="a0"/>
    <w:rsid w:val="004F598D"/>
    <w:pPr>
      <w:widowControl/>
      <w:spacing w:after="100"/>
      <w:jc w:val="left"/>
    </w:pPr>
    <w:rPr>
      <w:rFonts w:ascii="Verdana" w:hAnsi="Verdana" w:cs="宋体"/>
      <w:b/>
      <w:bCs/>
      <w:i/>
      <w:iCs/>
      <w:kern w:val="0"/>
      <w:sz w:val="20"/>
      <w:szCs w:val="20"/>
    </w:rPr>
  </w:style>
  <w:style w:type="paragraph" w:customStyle="1" w:styleId="cellheading">
    <w:name w:val="cellheading"/>
    <w:basedOn w:val="a0"/>
    <w:rsid w:val="004F598D"/>
    <w:pPr>
      <w:widowControl/>
      <w:spacing w:after="100"/>
      <w:jc w:val="left"/>
      <w:textAlignment w:val="top"/>
    </w:pPr>
    <w:rPr>
      <w:rFonts w:ascii="Verdana" w:hAnsi="Verdana" w:cs="宋体"/>
      <w:b/>
      <w:bCs/>
      <w:color w:val="000000"/>
      <w:kern w:val="0"/>
      <w:sz w:val="20"/>
      <w:szCs w:val="20"/>
    </w:rPr>
  </w:style>
  <w:style w:type="paragraph" w:customStyle="1" w:styleId="cellbody">
    <w:name w:val="cellbody"/>
    <w:basedOn w:val="a0"/>
    <w:rsid w:val="004F598D"/>
    <w:pPr>
      <w:widowControl/>
      <w:spacing w:after="20"/>
      <w:jc w:val="left"/>
      <w:textAlignment w:val="top"/>
    </w:pPr>
    <w:rPr>
      <w:rFonts w:ascii="Verdana" w:hAnsi="Verdana" w:cs="宋体"/>
      <w:kern w:val="0"/>
      <w:sz w:val="20"/>
      <w:szCs w:val="20"/>
    </w:rPr>
  </w:style>
  <w:style w:type="paragraph" w:customStyle="1" w:styleId="example">
    <w:name w:val="example"/>
    <w:basedOn w:val="a0"/>
    <w:rsid w:val="004F598D"/>
    <w:pPr>
      <w:widowControl/>
      <w:pBdr>
        <w:top w:val="single" w:sz="2" w:space="0" w:color="BFBFBF"/>
        <w:left w:val="single" w:sz="2" w:space="0" w:color="BFBFBF"/>
        <w:bottom w:val="single" w:sz="2" w:space="0" w:color="BFBFBF"/>
        <w:right w:val="single" w:sz="2" w:space="0" w:color="BFBFBF"/>
      </w:pBdr>
      <w:shd w:val="clear" w:color="auto" w:fill="BFBFBF"/>
      <w:spacing w:after="100"/>
      <w:jc w:val="left"/>
    </w:pPr>
    <w:rPr>
      <w:rFonts w:ascii="Courier New" w:hAnsi="Courier New" w:cs="Courier New"/>
      <w:kern w:val="0"/>
      <w:sz w:val="20"/>
      <w:szCs w:val="20"/>
    </w:rPr>
  </w:style>
  <w:style w:type="character" w:customStyle="1" w:styleId="shorttext">
    <w:name w:val="short_text"/>
    <w:basedOn w:val="a1"/>
    <w:rsid w:val="004F598D"/>
  </w:style>
  <w:style w:type="character" w:customStyle="1" w:styleId="hps">
    <w:name w:val="hps"/>
    <w:basedOn w:val="a1"/>
    <w:rsid w:val="004F598D"/>
  </w:style>
  <w:style w:type="paragraph" w:styleId="afff0">
    <w:name w:val="Revision"/>
    <w:hidden/>
    <w:uiPriority w:val="99"/>
    <w:semiHidden/>
    <w:rsid w:val="004F598D"/>
    <w:rPr>
      <w:rFonts w:ascii="Calibri" w:hAnsi="Calibri"/>
      <w:kern w:val="2"/>
      <w:sz w:val="21"/>
      <w:szCs w:val="22"/>
    </w:rPr>
  </w:style>
  <w:style w:type="paragraph" w:styleId="HTML0">
    <w:name w:val="HTML Preformatted"/>
    <w:basedOn w:val="a0"/>
    <w:link w:val="HTMLChar"/>
    <w:uiPriority w:val="99"/>
    <w:unhideWhenUsed/>
    <w:rsid w:val="00BF4CA6"/>
    <w:pPr>
      <w:widowControl/>
      <w:pBdr>
        <w:top w:val="single" w:sz="4" w:space="5" w:color="999999"/>
        <w:left w:val="single" w:sz="4" w:space="5" w:color="999999"/>
        <w:bottom w:val="single" w:sz="4" w:space="5" w:color="999999"/>
        <w:right w:val="single" w:sz="4" w:space="5" w:color="99999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7"/>
      <w:jc w:val="left"/>
    </w:pPr>
    <w:rPr>
      <w:rFonts w:ascii="Consolas" w:hAnsi="Consolas" w:cs="Courier New"/>
      <w:color w:val="333333"/>
      <w:kern w:val="0"/>
      <w:sz w:val="14"/>
      <w:szCs w:val="14"/>
    </w:rPr>
  </w:style>
  <w:style w:type="character" w:customStyle="1" w:styleId="HTMLChar">
    <w:name w:val="HTML 预设格式 Char"/>
    <w:basedOn w:val="a1"/>
    <w:link w:val="HTML0"/>
    <w:uiPriority w:val="99"/>
    <w:rsid w:val="00BF4CA6"/>
    <w:rPr>
      <w:rFonts w:ascii="Consolas" w:hAnsi="Consolas" w:cs="Courier New"/>
      <w:color w:val="333333"/>
      <w:sz w:val="14"/>
      <w:szCs w:val="14"/>
      <w:shd w:val="clear" w:color="auto" w:fill="F5F5F5"/>
    </w:rPr>
  </w:style>
  <w:style w:type="character" w:customStyle="1" w:styleId="pln1">
    <w:name w:val="pln1"/>
    <w:basedOn w:val="a1"/>
    <w:rsid w:val="00BF4CA6"/>
    <w:rPr>
      <w:color w:val="48484C"/>
    </w:rPr>
  </w:style>
  <w:style w:type="character" w:customStyle="1" w:styleId="pun1">
    <w:name w:val="pun1"/>
    <w:basedOn w:val="a1"/>
    <w:rsid w:val="00BF4CA6"/>
    <w:rPr>
      <w:color w:val="93A1A1"/>
    </w:rPr>
  </w:style>
  <w:style w:type="character" w:customStyle="1" w:styleId="com1">
    <w:name w:val="com1"/>
    <w:basedOn w:val="a1"/>
    <w:rsid w:val="00BF4CA6"/>
    <w:rPr>
      <w:color w:val="93A1A1"/>
    </w:rPr>
  </w:style>
  <w:style w:type="character" w:customStyle="1" w:styleId="lit1">
    <w:name w:val="lit1"/>
    <w:basedOn w:val="a1"/>
    <w:rsid w:val="00BF4CA6"/>
    <w:rPr>
      <w:color w:val="195F91"/>
    </w:rPr>
  </w:style>
  <w:style w:type="character" w:customStyle="1" w:styleId="typ1">
    <w:name w:val="typ1"/>
    <w:basedOn w:val="a1"/>
    <w:rsid w:val="00BF4CA6"/>
    <w:rPr>
      <w:color w:val="008080"/>
    </w:rPr>
  </w:style>
  <w:style w:type="character" w:customStyle="1" w:styleId="str1">
    <w:name w:val="str1"/>
    <w:basedOn w:val="a1"/>
    <w:rsid w:val="00BF4CA6"/>
    <w:rPr>
      <w:color w:val="DD1144"/>
    </w:rPr>
  </w:style>
  <w:style w:type="character" w:customStyle="1" w:styleId="kwd1">
    <w:name w:val="kwd1"/>
    <w:basedOn w:val="a1"/>
    <w:rsid w:val="00BF4CA6"/>
    <w:rPr>
      <w:color w:val="1E347B"/>
    </w:rPr>
  </w:style>
  <w:style w:type="character" w:customStyle="1" w:styleId="apple-converted-space">
    <w:name w:val="apple-converted-space"/>
    <w:basedOn w:val="a1"/>
    <w:rsid w:val="0011281B"/>
  </w:style>
  <w:style w:type="character" w:styleId="HTML1">
    <w:name w:val="HTML Code"/>
    <w:basedOn w:val="a1"/>
    <w:uiPriority w:val="99"/>
    <w:semiHidden/>
    <w:unhideWhenUsed/>
    <w:rsid w:val="0011281B"/>
    <w:rPr>
      <w:rFonts w:ascii="宋体" w:eastAsia="宋体" w:hAnsi="宋体" w:cs="宋体"/>
      <w:sz w:val="24"/>
      <w:szCs w:val="24"/>
    </w:rPr>
  </w:style>
  <w:style w:type="character" w:customStyle="1" w:styleId="alt-edited">
    <w:name w:val="alt-edited"/>
    <w:basedOn w:val="a1"/>
    <w:rsid w:val="009B3626"/>
  </w:style>
</w:styles>
</file>

<file path=word/webSettings.xml><?xml version="1.0" encoding="utf-8"?>
<w:webSettings xmlns:r="http://schemas.openxmlformats.org/officeDocument/2006/relationships" xmlns:w="http://schemas.openxmlformats.org/wordprocessingml/2006/main">
  <w:divs>
    <w:div w:id="15928011">
      <w:bodyDiv w:val="1"/>
      <w:marLeft w:val="0"/>
      <w:marRight w:val="0"/>
      <w:marTop w:val="0"/>
      <w:marBottom w:val="0"/>
      <w:divBdr>
        <w:top w:val="none" w:sz="0" w:space="0" w:color="auto"/>
        <w:left w:val="none" w:sz="0" w:space="0" w:color="auto"/>
        <w:bottom w:val="none" w:sz="0" w:space="0" w:color="auto"/>
        <w:right w:val="none" w:sz="0" w:space="0" w:color="auto"/>
      </w:divBdr>
    </w:div>
    <w:div w:id="29232102">
      <w:bodyDiv w:val="1"/>
      <w:marLeft w:val="0"/>
      <w:marRight w:val="0"/>
      <w:marTop w:val="0"/>
      <w:marBottom w:val="0"/>
      <w:divBdr>
        <w:top w:val="none" w:sz="0" w:space="0" w:color="auto"/>
        <w:left w:val="none" w:sz="0" w:space="0" w:color="auto"/>
        <w:bottom w:val="none" w:sz="0" w:space="0" w:color="auto"/>
        <w:right w:val="none" w:sz="0" w:space="0" w:color="auto"/>
      </w:divBdr>
    </w:div>
    <w:div w:id="81607620">
      <w:bodyDiv w:val="1"/>
      <w:marLeft w:val="0"/>
      <w:marRight w:val="0"/>
      <w:marTop w:val="0"/>
      <w:marBottom w:val="0"/>
      <w:divBdr>
        <w:top w:val="none" w:sz="0" w:space="0" w:color="auto"/>
        <w:left w:val="none" w:sz="0" w:space="0" w:color="auto"/>
        <w:bottom w:val="none" w:sz="0" w:space="0" w:color="auto"/>
        <w:right w:val="none" w:sz="0" w:space="0" w:color="auto"/>
      </w:divBdr>
      <w:divsChild>
        <w:div w:id="573858115">
          <w:marLeft w:val="0"/>
          <w:marRight w:val="0"/>
          <w:marTop w:val="0"/>
          <w:marBottom w:val="0"/>
          <w:divBdr>
            <w:top w:val="none" w:sz="0" w:space="0" w:color="auto"/>
            <w:left w:val="none" w:sz="0" w:space="0" w:color="auto"/>
            <w:bottom w:val="none" w:sz="0" w:space="0" w:color="auto"/>
            <w:right w:val="none" w:sz="0" w:space="0" w:color="auto"/>
          </w:divBdr>
        </w:div>
        <w:div w:id="1486580040">
          <w:marLeft w:val="0"/>
          <w:marRight w:val="0"/>
          <w:marTop w:val="0"/>
          <w:marBottom w:val="0"/>
          <w:divBdr>
            <w:top w:val="none" w:sz="0" w:space="0" w:color="auto"/>
            <w:left w:val="none" w:sz="0" w:space="0" w:color="auto"/>
            <w:bottom w:val="none" w:sz="0" w:space="0" w:color="auto"/>
            <w:right w:val="none" w:sz="0" w:space="0" w:color="auto"/>
          </w:divBdr>
        </w:div>
        <w:div w:id="2100827421">
          <w:marLeft w:val="0"/>
          <w:marRight w:val="0"/>
          <w:marTop w:val="0"/>
          <w:marBottom w:val="0"/>
          <w:divBdr>
            <w:top w:val="none" w:sz="0" w:space="0" w:color="auto"/>
            <w:left w:val="none" w:sz="0" w:space="0" w:color="auto"/>
            <w:bottom w:val="none" w:sz="0" w:space="0" w:color="auto"/>
            <w:right w:val="none" w:sz="0" w:space="0" w:color="auto"/>
          </w:divBdr>
        </w:div>
      </w:divsChild>
    </w:div>
    <w:div w:id="166989469">
      <w:bodyDiv w:val="1"/>
      <w:marLeft w:val="0"/>
      <w:marRight w:val="0"/>
      <w:marTop w:val="0"/>
      <w:marBottom w:val="0"/>
      <w:divBdr>
        <w:top w:val="none" w:sz="0" w:space="0" w:color="auto"/>
        <w:left w:val="none" w:sz="0" w:space="0" w:color="auto"/>
        <w:bottom w:val="none" w:sz="0" w:space="0" w:color="auto"/>
        <w:right w:val="none" w:sz="0" w:space="0" w:color="auto"/>
      </w:divBdr>
      <w:divsChild>
        <w:div w:id="329985995">
          <w:marLeft w:val="0"/>
          <w:marRight w:val="0"/>
          <w:marTop w:val="0"/>
          <w:marBottom w:val="0"/>
          <w:divBdr>
            <w:top w:val="none" w:sz="0" w:space="0" w:color="auto"/>
            <w:left w:val="none" w:sz="0" w:space="0" w:color="auto"/>
            <w:bottom w:val="none" w:sz="0" w:space="0" w:color="auto"/>
            <w:right w:val="none" w:sz="0" w:space="0" w:color="auto"/>
          </w:divBdr>
        </w:div>
      </w:divsChild>
    </w:div>
    <w:div w:id="217593711">
      <w:bodyDiv w:val="1"/>
      <w:marLeft w:val="0"/>
      <w:marRight w:val="0"/>
      <w:marTop w:val="0"/>
      <w:marBottom w:val="0"/>
      <w:divBdr>
        <w:top w:val="none" w:sz="0" w:space="0" w:color="auto"/>
        <w:left w:val="none" w:sz="0" w:space="0" w:color="auto"/>
        <w:bottom w:val="none" w:sz="0" w:space="0" w:color="auto"/>
        <w:right w:val="none" w:sz="0" w:space="0" w:color="auto"/>
      </w:divBdr>
      <w:divsChild>
        <w:div w:id="754087574">
          <w:marLeft w:val="0"/>
          <w:marRight w:val="0"/>
          <w:marTop w:val="0"/>
          <w:marBottom w:val="0"/>
          <w:divBdr>
            <w:top w:val="none" w:sz="0" w:space="0" w:color="auto"/>
            <w:left w:val="none" w:sz="0" w:space="0" w:color="auto"/>
            <w:bottom w:val="none" w:sz="0" w:space="0" w:color="auto"/>
            <w:right w:val="none" w:sz="0" w:space="0" w:color="auto"/>
          </w:divBdr>
        </w:div>
      </w:divsChild>
    </w:div>
    <w:div w:id="334961233">
      <w:bodyDiv w:val="1"/>
      <w:marLeft w:val="0"/>
      <w:marRight w:val="0"/>
      <w:marTop w:val="0"/>
      <w:marBottom w:val="0"/>
      <w:divBdr>
        <w:top w:val="none" w:sz="0" w:space="0" w:color="auto"/>
        <w:left w:val="none" w:sz="0" w:space="0" w:color="auto"/>
        <w:bottom w:val="none" w:sz="0" w:space="0" w:color="auto"/>
        <w:right w:val="none" w:sz="0" w:space="0" w:color="auto"/>
      </w:divBdr>
      <w:divsChild>
        <w:div w:id="1387144882">
          <w:marLeft w:val="0"/>
          <w:marRight w:val="0"/>
          <w:marTop w:val="0"/>
          <w:marBottom w:val="0"/>
          <w:divBdr>
            <w:top w:val="none" w:sz="0" w:space="0" w:color="auto"/>
            <w:left w:val="none" w:sz="0" w:space="0" w:color="auto"/>
            <w:bottom w:val="none" w:sz="0" w:space="0" w:color="auto"/>
            <w:right w:val="none" w:sz="0" w:space="0" w:color="auto"/>
          </w:divBdr>
        </w:div>
      </w:divsChild>
    </w:div>
    <w:div w:id="335500181">
      <w:bodyDiv w:val="1"/>
      <w:marLeft w:val="0"/>
      <w:marRight w:val="0"/>
      <w:marTop w:val="0"/>
      <w:marBottom w:val="0"/>
      <w:divBdr>
        <w:top w:val="none" w:sz="0" w:space="0" w:color="auto"/>
        <w:left w:val="none" w:sz="0" w:space="0" w:color="auto"/>
        <w:bottom w:val="none" w:sz="0" w:space="0" w:color="auto"/>
        <w:right w:val="none" w:sz="0" w:space="0" w:color="auto"/>
      </w:divBdr>
      <w:divsChild>
        <w:div w:id="1150945534">
          <w:marLeft w:val="0"/>
          <w:marRight w:val="0"/>
          <w:marTop w:val="0"/>
          <w:marBottom w:val="0"/>
          <w:divBdr>
            <w:top w:val="none" w:sz="0" w:space="0" w:color="auto"/>
            <w:left w:val="none" w:sz="0" w:space="0" w:color="auto"/>
            <w:bottom w:val="none" w:sz="0" w:space="0" w:color="auto"/>
            <w:right w:val="none" w:sz="0" w:space="0" w:color="auto"/>
          </w:divBdr>
        </w:div>
      </w:divsChild>
    </w:div>
    <w:div w:id="608510032">
      <w:bodyDiv w:val="1"/>
      <w:marLeft w:val="0"/>
      <w:marRight w:val="0"/>
      <w:marTop w:val="0"/>
      <w:marBottom w:val="0"/>
      <w:divBdr>
        <w:top w:val="none" w:sz="0" w:space="0" w:color="auto"/>
        <w:left w:val="none" w:sz="0" w:space="0" w:color="auto"/>
        <w:bottom w:val="none" w:sz="0" w:space="0" w:color="auto"/>
        <w:right w:val="none" w:sz="0" w:space="0" w:color="auto"/>
      </w:divBdr>
    </w:div>
    <w:div w:id="659044738">
      <w:bodyDiv w:val="1"/>
      <w:marLeft w:val="0"/>
      <w:marRight w:val="0"/>
      <w:marTop w:val="0"/>
      <w:marBottom w:val="0"/>
      <w:divBdr>
        <w:top w:val="none" w:sz="0" w:space="0" w:color="auto"/>
        <w:left w:val="none" w:sz="0" w:space="0" w:color="auto"/>
        <w:bottom w:val="none" w:sz="0" w:space="0" w:color="auto"/>
        <w:right w:val="none" w:sz="0" w:space="0" w:color="auto"/>
      </w:divBdr>
      <w:divsChild>
        <w:div w:id="223683991">
          <w:marLeft w:val="0"/>
          <w:marRight w:val="0"/>
          <w:marTop w:val="0"/>
          <w:marBottom w:val="0"/>
          <w:divBdr>
            <w:top w:val="none" w:sz="0" w:space="0" w:color="auto"/>
            <w:left w:val="none" w:sz="0" w:space="0" w:color="auto"/>
            <w:bottom w:val="none" w:sz="0" w:space="0" w:color="auto"/>
            <w:right w:val="none" w:sz="0" w:space="0" w:color="auto"/>
          </w:divBdr>
        </w:div>
      </w:divsChild>
    </w:div>
    <w:div w:id="705955890">
      <w:bodyDiv w:val="1"/>
      <w:marLeft w:val="0"/>
      <w:marRight w:val="0"/>
      <w:marTop w:val="0"/>
      <w:marBottom w:val="0"/>
      <w:divBdr>
        <w:top w:val="none" w:sz="0" w:space="0" w:color="auto"/>
        <w:left w:val="none" w:sz="0" w:space="0" w:color="auto"/>
        <w:bottom w:val="none" w:sz="0" w:space="0" w:color="auto"/>
        <w:right w:val="none" w:sz="0" w:space="0" w:color="auto"/>
      </w:divBdr>
    </w:div>
    <w:div w:id="737022411">
      <w:bodyDiv w:val="1"/>
      <w:marLeft w:val="0"/>
      <w:marRight w:val="0"/>
      <w:marTop w:val="0"/>
      <w:marBottom w:val="0"/>
      <w:divBdr>
        <w:top w:val="none" w:sz="0" w:space="0" w:color="auto"/>
        <w:left w:val="none" w:sz="0" w:space="0" w:color="auto"/>
        <w:bottom w:val="none" w:sz="0" w:space="0" w:color="auto"/>
        <w:right w:val="none" w:sz="0" w:space="0" w:color="auto"/>
      </w:divBdr>
      <w:divsChild>
        <w:div w:id="2016225591">
          <w:marLeft w:val="0"/>
          <w:marRight w:val="0"/>
          <w:marTop w:val="0"/>
          <w:marBottom w:val="0"/>
          <w:divBdr>
            <w:top w:val="none" w:sz="0" w:space="0" w:color="auto"/>
            <w:left w:val="none" w:sz="0" w:space="0" w:color="auto"/>
            <w:bottom w:val="none" w:sz="0" w:space="0" w:color="auto"/>
            <w:right w:val="none" w:sz="0" w:space="0" w:color="auto"/>
          </w:divBdr>
        </w:div>
      </w:divsChild>
    </w:div>
    <w:div w:id="779648665">
      <w:bodyDiv w:val="1"/>
      <w:marLeft w:val="0"/>
      <w:marRight w:val="0"/>
      <w:marTop w:val="0"/>
      <w:marBottom w:val="0"/>
      <w:divBdr>
        <w:top w:val="none" w:sz="0" w:space="0" w:color="auto"/>
        <w:left w:val="none" w:sz="0" w:space="0" w:color="auto"/>
        <w:bottom w:val="none" w:sz="0" w:space="0" w:color="auto"/>
        <w:right w:val="none" w:sz="0" w:space="0" w:color="auto"/>
      </w:divBdr>
      <w:divsChild>
        <w:div w:id="686254515">
          <w:marLeft w:val="0"/>
          <w:marRight w:val="0"/>
          <w:marTop w:val="0"/>
          <w:marBottom w:val="0"/>
          <w:divBdr>
            <w:top w:val="none" w:sz="0" w:space="0" w:color="auto"/>
            <w:left w:val="none" w:sz="0" w:space="0" w:color="auto"/>
            <w:bottom w:val="none" w:sz="0" w:space="0" w:color="auto"/>
            <w:right w:val="none" w:sz="0" w:space="0" w:color="auto"/>
          </w:divBdr>
          <w:divsChild>
            <w:div w:id="1031999377">
              <w:marLeft w:val="0"/>
              <w:marRight w:val="0"/>
              <w:marTop w:val="0"/>
              <w:marBottom w:val="0"/>
              <w:divBdr>
                <w:top w:val="none" w:sz="0" w:space="0" w:color="auto"/>
                <w:left w:val="none" w:sz="0" w:space="0" w:color="auto"/>
                <w:bottom w:val="none" w:sz="0" w:space="0" w:color="auto"/>
                <w:right w:val="none" w:sz="0" w:space="0" w:color="auto"/>
              </w:divBdr>
              <w:divsChild>
                <w:div w:id="1969705604">
                  <w:marLeft w:val="0"/>
                  <w:marRight w:val="0"/>
                  <w:marTop w:val="0"/>
                  <w:marBottom w:val="0"/>
                  <w:divBdr>
                    <w:top w:val="none" w:sz="0" w:space="0" w:color="auto"/>
                    <w:left w:val="none" w:sz="0" w:space="0" w:color="auto"/>
                    <w:bottom w:val="none" w:sz="0" w:space="0" w:color="auto"/>
                    <w:right w:val="none" w:sz="0" w:space="0" w:color="auto"/>
                  </w:divBdr>
                  <w:divsChild>
                    <w:div w:id="649481504">
                      <w:marLeft w:val="0"/>
                      <w:marRight w:val="0"/>
                      <w:marTop w:val="0"/>
                      <w:marBottom w:val="0"/>
                      <w:divBdr>
                        <w:top w:val="none" w:sz="0" w:space="0" w:color="auto"/>
                        <w:left w:val="none" w:sz="0" w:space="0" w:color="auto"/>
                        <w:bottom w:val="none" w:sz="0" w:space="0" w:color="auto"/>
                        <w:right w:val="none" w:sz="0" w:space="0" w:color="auto"/>
                      </w:divBdr>
                      <w:divsChild>
                        <w:div w:id="1139304216">
                          <w:marLeft w:val="0"/>
                          <w:marRight w:val="0"/>
                          <w:marTop w:val="0"/>
                          <w:marBottom w:val="0"/>
                          <w:divBdr>
                            <w:top w:val="none" w:sz="0" w:space="0" w:color="auto"/>
                            <w:left w:val="none" w:sz="0" w:space="0" w:color="auto"/>
                            <w:bottom w:val="none" w:sz="0" w:space="0" w:color="auto"/>
                            <w:right w:val="none" w:sz="0" w:space="0" w:color="auto"/>
                          </w:divBdr>
                          <w:divsChild>
                            <w:div w:id="1967739341">
                              <w:marLeft w:val="0"/>
                              <w:marRight w:val="0"/>
                              <w:marTop w:val="398"/>
                              <w:marBottom w:val="39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601690">
      <w:bodyDiv w:val="1"/>
      <w:marLeft w:val="0"/>
      <w:marRight w:val="0"/>
      <w:marTop w:val="0"/>
      <w:marBottom w:val="0"/>
      <w:divBdr>
        <w:top w:val="none" w:sz="0" w:space="0" w:color="auto"/>
        <w:left w:val="none" w:sz="0" w:space="0" w:color="auto"/>
        <w:bottom w:val="none" w:sz="0" w:space="0" w:color="auto"/>
        <w:right w:val="none" w:sz="0" w:space="0" w:color="auto"/>
      </w:divBdr>
    </w:div>
    <w:div w:id="898907219">
      <w:bodyDiv w:val="1"/>
      <w:marLeft w:val="0"/>
      <w:marRight w:val="0"/>
      <w:marTop w:val="0"/>
      <w:marBottom w:val="0"/>
      <w:divBdr>
        <w:top w:val="none" w:sz="0" w:space="0" w:color="auto"/>
        <w:left w:val="none" w:sz="0" w:space="0" w:color="auto"/>
        <w:bottom w:val="none" w:sz="0" w:space="0" w:color="auto"/>
        <w:right w:val="none" w:sz="0" w:space="0" w:color="auto"/>
      </w:divBdr>
      <w:divsChild>
        <w:div w:id="416440935">
          <w:marLeft w:val="0"/>
          <w:marRight w:val="0"/>
          <w:marTop w:val="0"/>
          <w:marBottom w:val="0"/>
          <w:divBdr>
            <w:top w:val="none" w:sz="0" w:space="0" w:color="auto"/>
            <w:left w:val="none" w:sz="0" w:space="0" w:color="auto"/>
            <w:bottom w:val="none" w:sz="0" w:space="0" w:color="auto"/>
            <w:right w:val="none" w:sz="0" w:space="0" w:color="auto"/>
          </w:divBdr>
        </w:div>
      </w:divsChild>
    </w:div>
    <w:div w:id="925114239">
      <w:bodyDiv w:val="1"/>
      <w:marLeft w:val="0"/>
      <w:marRight w:val="0"/>
      <w:marTop w:val="0"/>
      <w:marBottom w:val="0"/>
      <w:divBdr>
        <w:top w:val="none" w:sz="0" w:space="0" w:color="auto"/>
        <w:left w:val="none" w:sz="0" w:space="0" w:color="auto"/>
        <w:bottom w:val="none" w:sz="0" w:space="0" w:color="auto"/>
        <w:right w:val="none" w:sz="0" w:space="0" w:color="auto"/>
      </w:divBdr>
      <w:divsChild>
        <w:div w:id="1536893342">
          <w:marLeft w:val="0"/>
          <w:marRight w:val="0"/>
          <w:marTop w:val="0"/>
          <w:marBottom w:val="0"/>
          <w:divBdr>
            <w:top w:val="none" w:sz="0" w:space="0" w:color="auto"/>
            <w:left w:val="none" w:sz="0" w:space="0" w:color="auto"/>
            <w:bottom w:val="none" w:sz="0" w:space="0" w:color="auto"/>
            <w:right w:val="none" w:sz="0" w:space="0" w:color="auto"/>
          </w:divBdr>
        </w:div>
      </w:divsChild>
    </w:div>
    <w:div w:id="954294334">
      <w:bodyDiv w:val="1"/>
      <w:marLeft w:val="0"/>
      <w:marRight w:val="0"/>
      <w:marTop w:val="0"/>
      <w:marBottom w:val="0"/>
      <w:divBdr>
        <w:top w:val="none" w:sz="0" w:space="0" w:color="auto"/>
        <w:left w:val="none" w:sz="0" w:space="0" w:color="auto"/>
        <w:bottom w:val="none" w:sz="0" w:space="0" w:color="auto"/>
        <w:right w:val="none" w:sz="0" w:space="0" w:color="auto"/>
      </w:divBdr>
    </w:div>
    <w:div w:id="993992917">
      <w:bodyDiv w:val="1"/>
      <w:marLeft w:val="0"/>
      <w:marRight w:val="0"/>
      <w:marTop w:val="0"/>
      <w:marBottom w:val="0"/>
      <w:divBdr>
        <w:top w:val="none" w:sz="0" w:space="0" w:color="auto"/>
        <w:left w:val="none" w:sz="0" w:space="0" w:color="auto"/>
        <w:bottom w:val="none" w:sz="0" w:space="0" w:color="auto"/>
        <w:right w:val="none" w:sz="0" w:space="0" w:color="auto"/>
      </w:divBdr>
      <w:divsChild>
        <w:div w:id="200868692">
          <w:marLeft w:val="0"/>
          <w:marRight w:val="0"/>
          <w:marTop w:val="0"/>
          <w:marBottom w:val="0"/>
          <w:divBdr>
            <w:top w:val="none" w:sz="0" w:space="0" w:color="auto"/>
            <w:left w:val="none" w:sz="0" w:space="0" w:color="auto"/>
            <w:bottom w:val="none" w:sz="0" w:space="0" w:color="auto"/>
            <w:right w:val="none" w:sz="0" w:space="0" w:color="auto"/>
          </w:divBdr>
        </w:div>
      </w:divsChild>
    </w:div>
    <w:div w:id="1353065493">
      <w:bodyDiv w:val="1"/>
      <w:marLeft w:val="0"/>
      <w:marRight w:val="0"/>
      <w:marTop w:val="0"/>
      <w:marBottom w:val="0"/>
      <w:divBdr>
        <w:top w:val="none" w:sz="0" w:space="0" w:color="auto"/>
        <w:left w:val="none" w:sz="0" w:space="0" w:color="auto"/>
        <w:bottom w:val="none" w:sz="0" w:space="0" w:color="auto"/>
        <w:right w:val="none" w:sz="0" w:space="0" w:color="auto"/>
      </w:divBdr>
      <w:divsChild>
        <w:div w:id="758910058">
          <w:marLeft w:val="0"/>
          <w:marRight w:val="0"/>
          <w:marTop w:val="0"/>
          <w:marBottom w:val="0"/>
          <w:divBdr>
            <w:top w:val="none" w:sz="0" w:space="0" w:color="auto"/>
            <w:left w:val="none" w:sz="0" w:space="0" w:color="auto"/>
            <w:bottom w:val="none" w:sz="0" w:space="0" w:color="auto"/>
            <w:right w:val="none" w:sz="0" w:space="0" w:color="auto"/>
          </w:divBdr>
        </w:div>
      </w:divsChild>
    </w:div>
    <w:div w:id="1504663223">
      <w:bodyDiv w:val="1"/>
      <w:marLeft w:val="0"/>
      <w:marRight w:val="0"/>
      <w:marTop w:val="0"/>
      <w:marBottom w:val="0"/>
      <w:divBdr>
        <w:top w:val="none" w:sz="0" w:space="0" w:color="auto"/>
        <w:left w:val="none" w:sz="0" w:space="0" w:color="auto"/>
        <w:bottom w:val="none" w:sz="0" w:space="0" w:color="auto"/>
        <w:right w:val="none" w:sz="0" w:space="0" w:color="auto"/>
      </w:divBdr>
      <w:divsChild>
        <w:div w:id="1288242869">
          <w:marLeft w:val="0"/>
          <w:marRight w:val="0"/>
          <w:marTop w:val="0"/>
          <w:marBottom w:val="0"/>
          <w:divBdr>
            <w:top w:val="none" w:sz="0" w:space="0" w:color="auto"/>
            <w:left w:val="none" w:sz="0" w:space="0" w:color="auto"/>
            <w:bottom w:val="none" w:sz="0" w:space="0" w:color="auto"/>
            <w:right w:val="none" w:sz="0" w:space="0" w:color="auto"/>
          </w:divBdr>
        </w:div>
      </w:divsChild>
    </w:div>
    <w:div w:id="1615090574">
      <w:bodyDiv w:val="1"/>
      <w:marLeft w:val="0"/>
      <w:marRight w:val="0"/>
      <w:marTop w:val="0"/>
      <w:marBottom w:val="0"/>
      <w:divBdr>
        <w:top w:val="none" w:sz="0" w:space="0" w:color="auto"/>
        <w:left w:val="none" w:sz="0" w:space="0" w:color="auto"/>
        <w:bottom w:val="none" w:sz="0" w:space="0" w:color="auto"/>
        <w:right w:val="none" w:sz="0" w:space="0" w:color="auto"/>
      </w:divBdr>
    </w:div>
    <w:div w:id="1626616731">
      <w:bodyDiv w:val="1"/>
      <w:marLeft w:val="0"/>
      <w:marRight w:val="0"/>
      <w:marTop w:val="0"/>
      <w:marBottom w:val="0"/>
      <w:divBdr>
        <w:top w:val="none" w:sz="0" w:space="0" w:color="auto"/>
        <w:left w:val="none" w:sz="0" w:space="0" w:color="auto"/>
        <w:bottom w:val="none" w:sz="0" w:space="0" w:color="auto"/>
        <w:right w:val="none" w:sz="0" w:space="0" w:color="auto"/>
      </w:divBdr>
      <w:divsChild>
        <w:div w:id="2108112085">
          <w:marLeft w:val="0"/>
          <w:marRight w:val="0"/>
          <w:marTop w:val="0"/>
          <w:marBottom w:val="0"/>
          <w:divBdr>
            <w:top w:val="none" w:sz="0" w:space="0" w:color="auto"/>
            <w:left w:val="none" w:sz="0" w:space="0" w:color="auto"/>
            <w:bottom w:val="none" w:sz="0" w:space="0" w:color="auto"/>
            <w:right w:val="none" w:sz="0" w:space="0" w:color="auto"/>
          </w:divBdr>
        </w:div>
      </w:divsChild>
    </w:div>
    <w:div w:id="1680542263">
      <w:bodyDiv w:val="1"/>
      <w:marLeft w:val="0"/>
      <w:marRight w:val="0"/>
      <w:marTop w:val="0"/>
      <w:marBottom w:val="0"/>
      <w:divBdr>
        <w:top w:val="none" w:sz="0" w:space="0" w:color="auto"/>
        <w:left w:val="none" w:sz="0" w:space="0" w:color="auto"/>
        <w:bottom w:val="none" w:sz="0" w:space="0" w:color="auto"/>
        <w:right w:val="none" w:sz="0" w:space="0" w:color="auto"/>
      </w:divBdr>
      <w:divsChild>
        <w:div w:id="521431373">
          <w:marLeft w:val="0"/>
          <w:marRight w:val="0"/>
          <w:marTop w:val="0"/>
          <w:marBottom w:val="0"/>
          <w:divBdr>
            <w:top w:val="none" w:sz="0" w:space="0" w:color="auto"/>
            <w:left w:val="none" w:sz="0" w:space="0" w:color="auto"/>
            <w:bottom w:val="none" w:sz="0" w:space="0" w:color="auto"/>
            <w:right w:val="none" w:sz="0" w:space="0" w:color="auto"/>
          </w:divBdr>
          <w:divsChild>
            <w:div w:id="1754013769">
              <w:marLeft w:val="0"/>
              <w:marRight w:val="0"/>
              <w:marTop w:val="0"/>
              <w:marBottom w:val="0"/>
              <w:divBdr>
                <w:top w:val="none" w:sz="0" w:space="0" w:color="auto"/>
                <w:left w:val="none" w:sz="0" w:space="0" w:color="auto"/>
                <w:bottom w:val="none" w:sz="0" w:space="0" w:color="auto"/>
                <w:right w:val="none" w:sz="0" w:space="0" w:color="auto"/>
              </w:divBdr>
              <w:divsChild>
                <w:div w:id="5644017">
                  <w:marLeft w:val="0"/>
                  <w:marRight w:val="0"/>
                  <w:marTop w:val="0"/>
                  <w:marBottom w:val="0"/>
                  <w:divBdr>
                    <w:top w:val="single" w:sz="4" w:space="4" w:color="ACBFD7"/>
                    <w:left w:val="single" w:sz="4" w:space="9" w:color="ACBFD7"/>
                    <w:bottom w:val="single" w:sz="4" w:space="4" w:color="ACBFD7"/>
                    <w:right w:val="single" w:sz="4" w:space="9" w:color="ACBFD7"/>
                  </w:divBdr>
                </w:div>
                <w:div w:id="257754298">
                  <w:marLeft w:val="0"/>
                  <w:marRight w:val="0"/>
                  <w:marTop w:val="0"/>
                  <w:marBottom w:val="0"/>
                  <w:divBdr>
                    <w:top w:val="single" w:sz="4" w:space="4" w:color="ACBFD7"/>
                    <w:left w:val="single" w:sz="4" w:space="9" w:color="ACBFD7"/>
                    <w:bottom w:val="single" w:sz="4" w:space="4" w:color="ACBFD7"/>
                    <w:right w:val="single" w:sz="4" w:space="9" w:color="ACBFD7"/>
                  </w:divBdr>
                </w:div>
                <w:div w:id="798958057">
                  <w:marLeft w:val="0"/>
                  <w:marRight w:val="0"/>
                  <w:marTop w:val="0"/>
                  <w:marBottom w:val="0"/>
                  <w:divBdr>
                    <w:top w:val="single" w:sz="4" w:space="4" w:color="ACBFD7"/>
                    <w:left w:val="single" w:sz="4" w:space="9" w:color="ACBFD7"/>
                    <w:bottom w:val="single" w:sz="4" w:space="0" w:color="ACBFD7"/>
                    <w:right w:val="single" w:sz="4" w:space="9" w:color="ACBFD7"/>
                  </w:divBdr>
                </w:div>
                <w:div w:id="1906142066">
                  <w:marLeft w:val="0"/>
                  <w:marRight w:val="0"/>
                  <w:marTop w:val="0"/>
                  <w:marBottom w:val="0"/>
                  <w:divBdr>
                    <w:top w:val="single" w:sz="4" w:space="4" w:color="ACBFD7"/>
                    <w:left w:val="single" w:sz="4" w:space="9" w:color="ACBFD7"/>
                    <w:bottom w:val="single" w:sz="4" w:space="4" w:color="ACBFD7"/>
                    <w:right w:val="single" w:sz="4" w:space="9" w:color="ACBFD7"/>
                  </w:divBdr>
                </w:div>
                <w:div w:id="1927954791">
                  <w:marLeft w:val="0"/>
                  <w:marRight w:val="0"/>
                  <w:marTop w:val="0"/>
                  <w:marBottom w:val="0"/>
                  <w:divBdr>
                    <w:top w:val="single" w:sz="4" w:space="4" w:color="ACBFD7"/>
                    <w:left w:val="single" w:sz="4" w:space="9" w:color="ACBFD7"/>
                    <w:bottom w:val="single" w:sz="4" w:space="4" w:color="ACBFD7"/>
                    <w:right w:val="single" w:sz="4" w:space="9" w:color="ACBFD7"/>
                  </w:divBdr>
                </w:div>
              </w:divsChild>
            </w:div>
          </w:divsChild>
        </w:div>
      </w:divsChild>
    </w:div>
    <w:div w:id="1681275177">
      <w:bodyDiv w:val="1"/>
      <w:marLeft w:val="0"/>
      <w:marRight w:val="0"/>
      <w:marTop w:val="0"/>
      <w:marBottom w:val="0"/>
      <w:divBdr>
        <w:top w:val="none" w:sz="0" w:space="0" w:color="auto"/>
        <w:left w:val="none" w:sz="0" w:space="0" w:color="auto"/>
        <w:bottom w:val="none" w:sz="0" w:space="0" w:color="auto"/>
        <w:right w:val="none" w:sz="0" w:space="0" w:color="auto"/>
      </w:divBdr>
    </w:div>
    <w:div w:id="1777560154">
      <w:bodyDiv w:val="1"/>
      <w:marLeft w:val="0"/>
      <w:marRight w:val="0"/>
      <w:marTop w:val="0"/>
      <w:marBottom w:val="0"/>
      <w:divBdr>
        <w:top w:val="none" w:sz="0" w:space="0" w:color="auto"/>
        <w:left w:val="none" w:sz="0" w:space="0" w:color="auto"/>
        <w:bottom w:val="none" w:sz="0" w:space="0" w:color="auto"/>
        <w:right w:val="none" w:sz="0" w:space="0" w:color="auto"/>
      </w:divBdr>
    </w:div>
    <w:div w:id="1819029822">
      <w:bodyDiv w:val="1"/>
      <w:marLeft w:val="0"/>
      <w:marRight w:val="0"/>
      <w:marTop w:val="0"/>
      <w:marBottom w:val="0"/>
      <w:divBdr>
        <w:top w:val="none" w:sz="0" w:space="0" w:color="auto"/>
        <w:left w:val="none" w:sz="0" w:space="0" w:color="auto"/>
        <w:bottom w:val="none" w:sz="0" w:space="0" w:color="auto"/>
        <w:right w:val="none" w:sz="0" w:space="0" w:color="auto"/>
      </w:divBdr>
      <w:divsChild>
        <w:div w:id="460390826">
          <w:marLeft w:val="0"/>
          <w:marRight w:val="0"/>
          <w:marTop w:val="0"/>
          <w:marBottom w:val="0"/>
          <w:divBdr>
            <w:top w:val="none" w:sz="0" w:space="0" w:color="auto"/>
            <w:left w:val="none" w:sz="0" w:space="0" w:color="auto"/>
            <w:bottom w:val="none" w:sz="0" w:space="0" w:color="auto"/>
            <w:right w:val="none" w:sz="0" w:space="0" w:color="auto"/>
          </w:divBdr>
        </w:div>
        <w:div w:id="550731215">
          <w:marLeft w:val="0"/>
          <w:marRight w:val="0"/>
          <w:marTop w:val="0"/>
          <w:marBottom w:val="0"/>
          <w:divBdr>
            <w:top w:val="none" w:sz="0" w:space="0" w:color="auto"/>
            <w:left w:val="none" w:sz="0" w:space="0" w:color="auto"/>
            <w:bottom w:val="none" w:sz="0" w:space="0" w:color="auto"/>
            <w:right w:val="none" w:sz="0" w:space="0" w:color="auto"/>
          </w:divBdr>
        </w:div>
        <w:div w:id="639070490">
          <w:marLeft w:val="0"/>
          <w:marRight w:val="0"/>
          <w:marTop w:val="0"/>
          <w:marBottom w:val="0"/>
          <w:divBdr>
            <w:top w:val="none" w:sz="0" w:space="0" w:color="auto"/>
            <w:left w:val="none" w:sz="0" w:space="0" w:color="auto"/>
            <w:bottom w:val="none" w:sz="0" w:space="0" w:color="auto"/>
            <w:right w:val="none" w:sz="0" w:space="0" w:color="auto"/>
          </w:divBdr>
        </w:div>
      </w:divsChild>
    </w:div>
    <w:div w:id="1893346837">
      <w:bodyDiv w:val="1"/>
      <w:marLeft w:val="0"/>
      <w:marRight w:val="0"/>
      <w:marTop w:val="0"/>
      <w:marBottom w:val="0"/>
      <w:divBdr>
        <w:top w:val="none" w:sz="0" w:space="0" w:color="auto"/>
        <w:left w:val="none" w:sz="0" w:space="0" w:color="auto"/>
        <w:bottom w:val="none" w:sz="0" w:space="0" w:color="auto"/>
        <w:right w:val="none" w:sz="0" w:space="0" w:color="auto"/>
      </w:divBdr>
    </w:div>
    <w:div w:id="1970697465">
      <w:bodyDiv w:val="1"/>
      <w:marLeft w:val="0"/>
      <w:marRight w:val="0"/>
      <w:marTop w:val="0"/>
      <w:marBottom w:val="0"/>
      <w:divBdr>
        <w:top w:val="none" w:sz="0" w:space="0" w:color="auto"/>
        <w:left w:val="none" w:sz="0" w:space="0" w:color="auto"/>
        <w:bottom w:val="none" w:sz="0" w:space="0" w:color="auto"/>
        <w:right w:val="none" w:sz="0" w:space="0" w:color="auto"/>
      </w:divBdr>
      <w:divsChild>
        <w:div w:id="357005303">
          <w:marLeft w:val="0"/>
          <w:marRight w:val="0"/>
          <w:marTop w:val="0"/>
          <w:marBottom w:val="0"/>
          <w:divBdr>
            <w:top w:val="none" w:sz="0" w:space="0" w:color="auto"/>
            <w:left w:val="none" w:sz="0" w:space="0" w:color="auto"/>
            <w:bottom w:val="none" w:sz="0" w:space="0" w:color="auto"/>
            <w:right w:val="none" w:sz="0" w:space="0" w:color="auto"/>
          </w:divBdr>
        </w:div>
      </w:divsChild>
    </w:div>
    <w:div w:id="1971742714">
      <w:bodyDiv w:val="1"/>
      <w:marLeft w:val="0"/>
      <w:marRight w:val="0"/>
      <w:marTop w:val="0"/>
      <w:marBottom w:val="0"/>
      <w:divBdr>
        <w:top w:val="none" w:sz="0" w:space="0" w:color="auto"/>
        <w:left w:val="none" w:sz="0" w:space="0" w:color="auto"/>
        <w:bottom w:val="none" w:sz="0" w:space="0" w:color="auto"/>
        <w:right w:val="none" w:sz="0" w:space="0" w:color="auto"/>
      </w:divBdr>
    </w:div>
    <w:div w:id="211701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oleObject" Target="embeddings/oleObject4.bin"/><Relationship Id="rId2" Type="http://schemas.openxmlformats.org/officeDocument/2006/relationships/customXml" Target="../customXml/item1.xml"/><Relationship Id="rId16" Type="http://schemas.openxmlformats.org/officeDocument/2006/relationships/image" Target="media/image4.emf"/><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oleObject" Target="embeddings/oleObject3.bin"/><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39CD68-4899-4AEB-9DD2-9CBE9096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2228</TotalTime>
  <Pages>7</Pages>
  <Words>427</Words>
  <Characters>2438</Characters>
  <Application>Microsoft Office Word</Application>
  <DocSecurity>0</DocSecurity>
  <Lines>20</Lines>
  <Paragraphs>5</Paragraphs>
  <ScaleCrop>false</ScaleCrop>
  <Company>aspire</Company>
  <LinksUpToDate>false</LinksUpToDate>
  <CharactersWithSpaces>2860</CharactersWithSpaces>
  <SharedDoc>false</SharedDoc>
  <HLinks>
    <vt:vector size="552" baseType="variant">
      <vt:variant>
        <vt:i4>1638462</vt:i4>
      </vt:variant>
      <vt:variant>
        <vt:i4>548</vt:i4>
      </vt:variant>
      <vt:variant>
        <vt:i4>0</vt:i4>
      </vt:variant>
      <vt:variant>
        <vt:i4>5</vt:i4>
      </vt:variant>
      <vt:variant>
        <vt:lpwstr/>
      </vt:variant>
      <vt:variant>
        <vt:lpwstr>_Toc360888583</vt:lpwstr>
      </vt:variant>
      <vt:variant>
        <vt:i4>1638462</vt:i4>
      </vt:variant>
      <vt:variant>
        <vt:i4>542</vt:i4>
      </vt:variant>
      <vt:variant>
        <vt:i4>0</vt:i4>
      </vt:variant>
      <vt:variant>
        <vt:i4>5</vt:i4>
      </vt:variant>
      <vt:variant>
        <vt:lpwstr/>
      </vt:variant>
      <vt:variant>
        <vt:lpwstr>_Toc360888582</vt:lpwstr>
      </vt:variant>
      <vt:variant>
        <vt:i4>1638462</vt:i4>
      </vt:variant>
      <vt:variant>
        <vt:i4>536</vt:i4>
      </vt:variant>
      <vt:variant>
        <vt:i4>0</vt:i4>
      </vt:variant>
      <vt:variant>
        <vt:i4>5</vt:i4>
      </vt:variant>
      <vt:variant>
        <vt:lpwstr/>
      </vt:variant>
      <vt:variant>
        <vt:lpwstr>_Toc360888581</vt:lpwstr>
      </vt:variant>
      <vt:variant>
        <vt:i4>1638462</vt:i4>
      </vt:variant>
      <vt:variant>
        <vt:i4>530</vt:i4>
      </vt:variant>
      <vt:variant>
        <vt:i4>0</vt:i4>
      </vt:variant>
      <vt:variant>
        <vt:i4>5</vt:i4>
      </vt:variant>
      <vt:variant>
        <vt:lpwstr/>
      </vt:variant>
      <vt:variant>
        <vt:lpwstr>_Toc360888580</vt:lpwstr>
      </vt:variant>
      <vt:variant>
        <vt:i4>1441854</vt:i4>
      </vt:variant>
      <vt:variant>
        <vt:i4>524</vt:i4>
      </vt:variant>
      <vt:variant>
        <vt:i4>0</vt:i4>
      </vt:variant>
      <vt:variant>
        <vt:i4>5</vt:i4>
      </vt:variant>
      <vt:variant>
        <vt:lpwstr/>
      </vt:variant>
      <vt:variant>
        <vt:lpwstr>_Toc360888579</vt:lpwstr>
      </vt:variant>
      <vt:variant>
        <vt:i4>1441854</vt:i4>
      </vt:variant>
      <vt:variant>
        <vt:i4>518</vt:i4>
      </vt:variant>
      <vt:variant>
        <vt:i4>0</vt:i4>
      </vt:variant>
      <vt:variant>
        <vt:i4>5</vt:i4>
      </vt:variant>
      <vt:variant>
        <vt:lpwstr/>
      </vt:variant>
      <vt:variant>
        <vt:lpwstr>_Toc360888578</vt:lpwstr>
      </vt:variant>
      <vt:variant>
        <vt:i4>1441854</vt:i4>
      </vt:variant>
      <vt:variant>
        <vt:i4>512</vt:i4>
      </vt:variant>
      <vt:variant>
        <vt:i4>0</vt:i4>
      </vt:variant>
      <vt:variant>
        <vt:i4>5</vt:i4>
      </vt:variant>
      <vt:variant>
        <vt:lpwstr/>
      </vt:variant>
      <vt:variant>
        <vt:lpwstr>_Toc360888577</vt:lpwstr>
      </vt:variant>
      <vt:variant>
        <vt:i4>1441854</vt:i4>
      </vt:variant>
      <vt:variant>
        <vt:i4>506</vt:i4>
      </vt:variant>
      <vt:variant>
        <vt:i4>0</vt:i4>
      </vt:variant>
      <vt:variant>
        <vt:i4>5</vt:i4>
      </vt:variant>
      <vt:variant>
        <vt:lpwstr/>
      </vt:variant>
      <vt:variant>
        <vt:lpwstr>_Toc360888576</vt:lpwstr>
      </vt:variant>
      <vt:variant>
        <vt:i4>1441854</vt:i4>
      </vt:variant>
      <vt:variant>
        <vt:i4>500</vt:i4>
      </vt:variant>
      <vt:variant>
        <vt:i4>0</vt:i4>
      </vt:variant>
      <vt:variant>
        <vt:i4>5</vt:i4>
      </vt:variant>
      <vt:variant>
        <vt:lpwstr/>
      </vt:variant>
      <vt:variant>
        <vt:lpwstr>_Toc360888575</vt:lpwstr>
      </vt:variant>
      <vt:variant>
        <vt:i4>1441854</vt:i4>
      </vt:variant>
      <vt:variant>
        <vt:i4>494</vt:i4>
      </vt:variant>
      <vt:variant>
        <vt:i4>0</vt:i4>
      </vt:variant>
      <vt:variant>
        <vt:i4>5</vt:i4>
      </vt:variant>
      <vt:variant>
        <vt:lpwstr/>
      </vt:variant>
      <vt:variant>
        <vt:lpwstr>_Toc360888574</vt:lpwstr>
      </vt:variant>
      <vt:variant>
        <vt:i4>1441854</vt:i4>
      </vt:variant>
      <vt:variant>
        <vt:i4>488</vt:i4>
      </vt:variant>
      <vt:variant>
        <vt:i4>0</vt:i4>
      </vt:variant>
      <vt:variant>
        <vt:i4>5</vt:i4>
      </vt:variant>
      <vt:variant>
        <vt:lpwstr/>
      </vt:variant>
      <vt:variant>
        <vt:lpwstr>_Toc360888573</vt:lpwstr>
      </vt:variant>
      <vt:variant>
        <vt:i4>1441854</vt:i4>
      </vt:variant>
      <vt:variant>
        <vt:i4>482</vt:i4>
      </vt:variant>
      <vt:variant>
        <vt:i4>0</vt:i4>
      </vt:variant>
      <vt:variant>
        <vt:i4>5</vt:i4>
      </vt:variant>
      <vt:variant>
        <vt:lpwstr/>
      </vt:variant>
      <vt:variant>
        <vt:lpwstr>_Toc360888572</vt:lpwstr>
      </vt:variant>
      <vt:variant>
        <vt:i4>1441854</vt:i4>
      </vt:variant>
      <vt:variant>
        <vt:i4>476</vt:i4>
      </vt:variant>
      <vt:variant>
        <vt:i4>0</vt:i4>
      </vt:variant>
      <vt:variant>
        <vt:i4>5</vt:i4>
      </vt:variant>
      <vt:variant>
        <vt:lpwstr/>
      </vt:variant>
      <vt:variant>
        <vt:lpwstr>_Toc360888571</vt:lpwstr>
      </vt:variant>
      <vt:variant>
        <vt:i4>1441854</vt:i4>
      </vt:variant>
      <vt:variant>
        <vt:i4>470</vt:i4>
      </vt:variant>
      <vt:variant>
        <vt:i4>0</vt:i4>
      </vt:variant>
      <vt:variant>
        <vt:i4>5</vt:i4>
      </vt:variant>
      <vt:variant>
        <vt:lpwstr/>
      </vt:variant>
      <vt:variant>
        <vt:lpwstr>_Toc360888570</vt:lpwstr>
      </vt:variant>
      <vt:variant>
        <vt:i4>1507390</vt:i4>
      </vt:variant>
      <vt:variant>
        <vt:i4>464</vt:i4>
      </vt:variant>
      <vt:variant>
        <vt:i4>0</vt:i4>
      </vt:variant>
      <vt:variant>
        <vt:i4>5</vt:i4>
      </vt:variant>
      <vt:variant>
        <vt:lpwstr/>
      </vt:variant>
      <vt:variant>
        <vt:lpwstr>_Toc360888569</vt:lpwstr>
      </vt:variant>
      <vt:variant>
        <vt:i4>1507390</vt:i4>
      </vt:variant>
      <vt:variant>
        <vt:i4>458</vt:i4>
      </vt:variant>
      <vt:variant>
        <vt:i4>0</vt:i4>
      </vt:variant>
      <vt:variant>
        <vt:i4>5</vt:i4>
      </vt:variant>
      <vt:variant>
        <vt:lpwstr/>
      </vt:variant>
      <vt:variant>
        <vt:lpwstr>_Toc360888568</vt:lpwstr>
      </vt:variant>
      <vt:variant>
        <vt:i4>1507390</vt:i4>
      </vt:variant>
      <vt:variant>
        <vt:i4>452</vt:i4>
      </vt:variant>
      <vt:variant>
        <vt:i4>0</vt:i4>
      </vt:variant>
      <vt:variant>
        <vt:i4>5</vt:i4>
      </vt:variant>
      <vt:variant>
        <vt:lpwstr/>
      </vt:variant>
      <vt:variant>
        <vt:lpwstr>_Toc360888567</vt:lpwstr>
      </vt:variant>
      <vt:variant>
        <vt:i4>1507390</vt:i4>
      </vt:variant>
      <vt:variant>
        <vt:i4>446</vt:i4>
      </vt:variant>
      <vt:variant>
        <vt:i4>0</vt:i4>
      </vt:variant>
      <vt:variant>
        <vt:i4>5</vt:i4>
      </vt:variant>
      <vt:variant>
        <vt:lpwstr/>
      </vt:variant>
      <vt:variant>
        <vt:lpwstr>_Toc360888566</vt:lpwstr>
      </vt:variant>
      <vt:variant>
        <vt:i4>1507390</vt:i4>
      </vt:variant>
      <vt:variant>
        <vt:i4>440</vt:i4>
      </vt:variant>
      <vt:variant>
        <vt:i4>0</vt:i4>
      </vt:variant>
      <vt:variant>
        <vt:i4>5</vt:i4>
      </vt:variant>
      <vt:variant>
        <vt:lpwstr/>
      </vt:variant>
      <vt:variant>
        <vt:lpwstr>_Toc360888565</vt:lpwstr>
      </vt:variant>
      <vt:variant>
        <vt:i4>1507390</vt:i4>
      </vt:variant>
      <vt:variant>
        <vt:i4>434</vt:i4>
      </vt:variant>
      <vt:variant>
        <vt:i4>0</vt:i4>
      </vt:variant>
      <vt:variant>
        <vt:i4>5</vt:i4>
      </vt:variant>
      <vt:variant>
        <vt:lpwstr/>
      </vt:variant>
      <vt:variant>
        <vt:lpwstr>_Toc360888564</vt:lpwstr>
      </vt:variant>
      <vt:variant>
        <vt:i4>1507390</vt:i4>
      </vt:variant>
      <vt:variant>
        <vt:i4>428</vt:i4>
      </vt:variant>
      <vt:variant>
        <vt:i4>0</vt:i4>
      </vt:variant>
      <vt:variant>
        <vt:i4>5</vt:i4>
      </vt:variant>
      <vt:variant>
        <vt:lpwstr/>
      </vt:variant>
      <vt:variant>
        <vt:lpwstr>_Toc360888563</vt:lpwstr>
      </vt:variant>
      <vt:variant>
        <vt:i4>1507390</vt:i4>
      </vt:variant>
      <vt:variant>
        <vt:i4>422</vt:i4>
      </vt:variant>
      <vt:variant>
        <vt:i4>0</vt:i4>
      </vt:variant>
      <vt:variant>
        <vt:i4>5</vt:i4>
      </vt:variant>
      <vt:variant>
        <vt:lpwstr/>
      </vt:variant>
      <vt:variant>
        <vt:lpwstr>_Toc360888562</vt:lpwstr>
      </vt:variant>
      <vt:variant>
        <vt:i4>1507390</vt:i4>
      </vt:variant>
      <vt:variant>
        <vt:i4>416</vt:i4>
      </vt:variant>
      <vt:variant>
        <vt:i4>0</vt:i4>
      </vt:variant>
      <vt:variant>
        <vt:i4>5</vt:i4>
      </vt:variant>
      <vt:variant>
        <vt:lpwstr/>
      </vt:variant>
      <vt:variant>
        <vt:lpwstr>_Toc360888561</vt:lpwstr>
      </vt:variant>
      <vt:variant>
        <vt:i4>1507390</vt:i4>
      </vt:variant>
      <vt:variant>
        <vt:i4>410</vt:i4>
      </vt:variant>
      <vt:variant>
        <vt:i4>0</vt:i4>
      </vt:variant>
      <vt:variant>
        <vt:i4>5</vt:i4>
      </vt:variant>
      <vt:variant>
        <vt:lpwstr/>
      </vt:variant>
      <vt:variant>
        <vt:lpwstr>_Toc360888560</vt:lpwstr>
      </vt:variant>
      <vt:variant>
        <vt:i4>1310782</vt:i4>
      </vt:variant>
      <vt:variant>
        <vt:i4>404</vt:i4>
      </vt:variant>
      <vt:variant>
        <vt:i4>0</vt:i4>
      </vt:variant>
      <vt:variant>
        <vt:i4>5</vt:i4>
      </vt:variant>
      <vt:variant>
        <vt:lpwstr/>
      </vt:variant>
      <vt:variant>
        <vt:lpwstr>_Toc360888559</vt:lpwstr>
      </vt:variant>
      <vt:variant>
        <vt:i4>1310782</vt:i4>
      </vt:variant>
      <vt:variant>
        <vt:i4>398</vt:i4>
      </vt:variant>
      <vt:variant>
        <vt:i4>0</vt:i4>
      </vt:variant>
      <vt:variant>
        <vt:i4>5</vt:i4>
      </vt:variant>
      <vt:variant>
        <vt:lpwstr/>
      </vt:variant>
      <vt:variant>
        <vt:lpwstr>_Toc360888558</vt:lpwstr>
      </vt:variant>
      <vt:variant>
        <vt:i4>1310782</vt:i4>
      </vt:variant>
      <vt:variant>
        <vt:i4>392</vt:i4>
      </vt:variant>
      <vt:variant>
        <vt:i4>0</vt:i4>
      </vt:variant>
      <vt:variant>
        <vt:i4>5</vt:i4>
      </vt:variant>
      <vt:variant>
        <vt:lpwstr/>
      </vt:variant>
      <vt:variant>
        <vt:lpwstr>_Toc360888557</vt:lpwstr>
      </vt:variant>
      <vt:variant>
        <vt:i4>1310782</vt:i4>
      </vt:variant>
      <vt:variant>
        <vt:i4>386</vt:i4>
      </vt:variant>
      <vt:variant>
        <vt:i4>0</vt:i4>
      </vt:variant>
      <vt:variant>
        <vt:i4>5</vt:i4>
      </vt:variant>
      <vt:variant>
        <vt:lpwstr/>
      </vt:variant>
      <vt:variant>
        <vt:lpwstr>_Toc360888556</vt:lpwstr>
      </vt:variant>
      <vt:variant>
        <vt:i4>1310782</vt:i4>
      </vt:variant>
      <vt:variant>
        <vt:i4>380</vt:i4>
      </vt:variant>
      <vt:variant>
        <vt:i4>0</vt:i4>
      </vt:variant>
      <vt:variant>
        <vt:i4>5</vt:i4>
      </vt:variant>
      <vt:variant>
        <vt:lpwstr/>
      </vt:variant>
      <vt:variant>
        <vt:lpwstr>_Toc360888555</vt:lpwstr>
      </vt:variant>
      <vt:variant>
        <vt:i4>1310782</vt:i4>
      </vt:variant>
      <vt:variant>
        <vt:i4>374</vt:i4>
      </vt:variant>
      <vt:variant>
        <vt:i4>0</vt:i4>
      </vt:variant>
      <vt:variant>
        <vt:i4>5</vt:i4>
      </vt:variant>
      <vt:variant>
        <vt:lpwstr/>
      </vt:variant>
      <vt:variant>
        <vt:lpwstr>_Toc360888554</vt:lpwstr>
      </vt:variant>
      <vt:variant>
        <vt:i4>1310782</vt:i4>
      </vt:variant>
      <vt:variant>
        <vt:i4>368</vt:i4>
      </vt:variant>
      <vt:variant>
        <vt:i4>0</vt:i4>
      </vt:variant>
      <vt:variant>
        <vt:i4>5</vt:i4>
      </vt:variant>
      <vt:variant>
        <vt:lpwstr/>
      </vt:variant>
      <vt:variant>
        <vt:lpwstr>_Toc360888553</vt:lpwstr>
      </vt:variant>
      <vt:variant>
        <vt:i4>1310782</vt:i4>
      </vt:variant>
      <vt:variant>
        <vt:i4>362</vt:i4>
      </vt:variant>
      <vt:variant>
        <vt:i4>0</vt:i4>
      </vt:variant>
      <vt:variant>
        <vt:i4>5</vt:i4>
      </vt:variant>
      <vt:variant>
        <vt:lpwstr/>
      </vt:variant>
      <vt:variant>
        <vt:lpwstr>_Toc360888552</vt:lpwstr>
      </vt:variant>
      <vt:variant>
        <vt:i4>1310782</vt:i4>
      </vt:variant>
      <vt:variant>
        <vt:i4>356</vt:i4>
      </vt:variant>
      <vt:variant>
        <vt:i4>0</vt:i4>
      </vt:variant>
      <vt:variant>
        <vt:i4>5</vt:i4>
      </vt:variant>
      <vt:variant>
        <vt:lpwstr/>
      </vt:variant>
      <vt:variant>
        <vt:lpwstr>_Toc360888551</vt:lpwstr>
      </vt:variant>
      <vt:variant>
        <vt:i4>1310782</vt:i4>
      </vt:variant>
      <vt:variant>
        <vt:i4>350</vt:i4>
      </vt:variant>
      <vt:variant>
        <vt:i4>0</vt:i4>
      </vt:variant>
      <vt:variant>
        <vt:i4>5</vt:i4>
      </vt:variant>
      <vt:variant>
        <vt:lpwstr/>
      </vt:variant>
      <vt:variant>
        <vt:lpwstr>_Toc360888550</vt:lpwstr>
      </vt:variant>
      <vt:variant>
        <vt:i4>1376318</vt:i4>
      </vt:variant>
      <vt:variant>
        <vt:i4>344</vt:i4>
      </vt:variant>
      <vt:variant>
        <vt:i4>0</vt:i4>
      </vt:variant>
      <vt:variant>
        <vt:i4>5</vt:i4>
      </vt:variant>
      <vt:variant>
        <vt:lpwstr/>
      </vt:variant>
      <vt:variant>
        <vt:lpwstr>_Toc360888549</vt:lpwstr>
      </vt:variant>
      <vt:variant>
        <vt:i4>1376318</vt:i4>
      </vt:variant>
      <vt:variant>
        <vt:i4>338</vt:i4>
      </vt:variant>
      <vt:variant>
        <vt:i4>0</vt:i4>
      </vt:variant>
      <vt:variant>
        <vt:i4>5</vt:i4>
      </vt:variant>
      <vt:variant>
        <vt:lpwstr/>
      </vt:variant>
      <vt:variant>
        <vt:lpwstr>_Toc360888548</vt:lpwstr>
      </vt:variant>
      <vt:variant>
        <vt:i4>1376318</vt:i4>
      </vt:variant>
      <vt:variant>
        <vt:i4>332</vt:i4>
      </vt:variant>
      <vt:variant>
        <vt:i4>0</vt:i4>
      </vt:variant>
      <vt:variant>
        <vt:i4>5</vt:i4>
      </vt:variant>
      <vt:variant>
        <vt:lpwstr/>
      </vt:variant>
      <vt:variant>
        <vt:lpwstr>_Toc360888547</vt:lpwstr>
      </vt:variant>
      <vt:variant>
        <vt:i4>1376318</vt:i4>
      </vt:variant>
      <vt:variant>
        <vt:i4>326</vt:i4>
      </vt:variant>
      <vt:variant>
        <vt:i4>0</vt:i4>
      </vt:variant>
      <vt:variant>
        <vt:i4>5</vt:i4>
      </vt:variant>
      <vt:variant>
        <vt:lpwstr/>
      </vt:variant>
      <vt:variant>
        <vt:lpwstr>_Toc360888546</vt:lpwstr>
      </vt:variant>
      <vt:variant>
        <vt:i4>1376318</vt:i4>
      </vt:variant>
      <vt:variant>
        <vt:i4>320</vt:i4>
      </vt:variant>
      <vt:variant>
        <vt:i4>0</vt:i4>
      </vt:variant>
      <vt:variant>
        <vt:i4>5</vt:i4>
      </vt:variant>
      <vt:variant>
        <vt:lpwstr/>
      </vt:variant>
      <vt:variant>
        <vt:lpwstr>_Toc360888545</vt:lpwstr>
      </vt:variant>
      <vt:variant>
        <vt:i4>1376318</vt:i4>
      </vt:variant>
      <vt:variant>
        <vt:i4>314</vt:i4>
      </vt:variant>
      <vt:variant>
        <vt:i4>0</vt:i4>
      </vt:variant>
      <vt:variant>
        <vt:i4>5</vt:i4>
      </vt:variant>
      <vt:variant>
        <vt:lpwstr/>
      </vt:variant>
      <vt:variant>
        <vt:lpwstr>_Toc360888544</vt:lpwstr>
      </vt:variant>
      <vt:variant>
        <vt:i4>1376318</vt:i4>
      </vt:variant>
      <vt:variant>
        <vt:i4>308</vt:i4>
      </vt:variant>
      <vt:variant>
        <vt:i4>0</vt:i4>
      </vt:variant>
      <vt:variant>
        <vt:i4>5</vt:i4>
      </vt:variant>
      <vt:variant>
        <vt:lpwstr/>
      </vt:variant>
      <vt:variant>
        <vt:lpwstr>_Toc360888543</vt:lpwstr>
      </vt:variant>
      <vt:variant>
        <vt:i4>1376318</vt:i4>
      </vt:variant>
      <vt:variant>
        <vt:i4>302</vt:i4>
      </vt:variant>
      <vt:variant>
        <vt:i4>0</vt:i4>
      </vt:variant>
      <vt:variant>
        <vt:i4>5</vt:i4>
      </vt:variant>
      <vt:variant>
        <vt:lpwstr/>
      </vt:variant>
      <vt:variant>
        <vt:lpwstr>_Toc360888542</vt:lpwstr>
      </vt:variant>
      <vt:variant>
        <vt:i4>1376318</vt:i4>
      </vt:variant>
      <vt:variant>
        <vt:i4>296</vt:i4>
      </vt:variant>
      <vt:variant>
        <vt:i4>0</vt:i4>
      </vt:variant>
      <vt:variant>
        <vt:i4>5</vt:i4>
      </vt:variant>
      <vt:variant>
        <vt:lpwstr/>
      </vt:variant>
      <vt:variant>
        <vt:lpwstr>_Toc360888541</vt:lpwstr>
      </vt:variant>
      <vt:variant>
        <vt:i4>1376318</vt:i4>
      </vt:variant>
      <vt:variant>
        <vt:i4>290</vt:i4>
      </vt:variant>
      <vt:variant>
        <vt:i4>0</vt:i4>
      </vt:variant>
      <vt:variant>
        <vt:i4>5</vt:i4>
      </vt:variant>
      <vt:variant>
        <vt:lpwstr/>
      </vt:variant>
      <vt:variant>
        <vt:lpwstr>_Toc360888540</vt:lpwstr>
      </vt:variant>
      <vt:variant>
        <vt:i4>1179710</vt:i4>
      </vt:variant>
      <vt:variant>
        <vt:i4>284</vt:i4>
      </vt:variant>
      <vt:variant>
        <vt:i4>0</vt:i4>
      </vt:variant>
      <vt:variant>
        <vt:i4>5</vt:i4>
      </vt:variant>
      <vt:variant>
        <vt:lpwstr/>
      </vt:variant>
      <vt:variant>
        <vt:lpwstr>_Toc360888539</vt:lpwstr>
      </vt:variant>
      <vt:variant>
        <vt:i4>1179710</vt:i4>
      </vt:variant>
      <vt:variant>
        <vt:i4>278</vt:i4>
      </vt:variant>
      <vt:variant>
        <vt:i4>0</vt:i4>
      </vt:variant>
      <vt:variant>
        <vt:i4>5</vt:i4>
      </vt:variant>
      <vt:variant>
        <vt:lpwstr/>
      </vt:variant>
      <vt:variant>
        <vt:lpwstr>_Toc360888538</vt:lpwstr>
      </vt:variant>
      <vt:variant>
        <vt:i4>1179710</vt:i4>
      </vt:variant>
      <vt:variant>
        <vt:i4>272</vt:i4>
      </vt:variant>
      <vt:variant>
        <vt:i4>0</vt:i4>
      </vt:variant>
      <vt:variant>
        <vt:i4>5</vt:i4>
      </vt:variant>
      <vt:variant>
        <vt:lpwstr/>
      </vt:variant>
      <vt:variant>
        <vt:lpwstr>_Toc360888537</vt:lpwstr>
      </vt:variant>
      <vt:variant>
        <vt:i4>1179710</vt:i4>
      </vt:variant>
      <vt:variant>
        <vt:i4>266</vt:i4>
      </vt:variant>
      <vt:variant>
        <vt:i4>0</vt:i4>
      </vt:variant>
      <vt:variant>
        <vt:i4>5</vt:i4>
      </vt:variant>
      <vt:variant>
        <vt:lpwstr/>
      </vt:variant>
      <vt:variant>
        <vt:lpwstr>_Toc360888536</vt:lpwstr>
      </vt:variant>
      <vt:variant>
        <vt:i4>1179710</vt:i4>
      </vt:variant>
      <vt:variant>
        <vt:i4>260</vt:i4>
      </vt:variant>
      <vt:variant>
        <vt:i4>0</vt:i4>
      </vt:variant>
      <vt:variant>
        <vt:i4>5</vt:i4>
      </vt:variant>
      <vt:variant>
        <vt:lpwstr/>
      </vt:variant>
      <vt:variant>
        <vt:lpwstr>_Toc360888535</vt:lpwstr>
      </vt:variant>
      <vt:variant>
        <vt:i4>1179710</vt:i4>
      </vt:variant>
      <vt:variant>
        <vt:i4>254</vt:i4>
      </vt:variant>
      <vt:variant>
        <vt:i4>0</vt:i4>
      </vt:variant>
      <vt:variant>
        <vt:i4>5</vt:i4>
      </vt:variant>
      <vt:variant>
        <vt:lpwstr/>
      </vt:variant>
      <vt:variant>
        <vt:lpwstr>_Toc360888534</vt:lpwstr>
      </vt:variant>
      <vt:variant>
        <vt:i4>1179710</vt:i4>
      </vt:variant>
      <vt:variant>
        <vt:i4>248</vt:i4>
      </vt:variant>
      <vt:variant>
        <vt:i4>0</vt:i4>
      </vt:variant>
      <vt:variant>
        <vt:i4>5</vt:i4>
      </vt:variant>
      <vt:variant>
        <vt:lpwstr/>
      </vt:variant>
      <vt:variant>
        <vt:lpwstr>_Toc360888533</vt:lpwstr>
      </vt:variant>
      <vt:variant>
        <vt:i4>1179710</vt:i4>
      </vt:variant>
      <vt:variant>
        <vt:i4>242</vt:i4>
      </vt:variant>
      <vt:variant>
        <vt:i4>0</vt:i4>
      </vt:variant>
      <vt:variant>
        <vt:i4>5</vt:i4>
      </vt:variant>
      <vt:variant>
        <vt:lpwstr/>
      </vt:variant>
      <vt:variant>
        <vt:lpwstr>_Toc360888532</vt:lpwstr>
      </vt:variant>
      <vt:variant>
        <vt:i4>1179710</vt:i4>
      </vt:variant>
      <vt:variant>
        <vt:i4>236</vt:i4>
      </vt:variant>
      <vt:variant>
        <vt:i4>0</vt:i4>
      </vt:variant>
      <vt:variant>
        <vt:i4>5</vt:i4>
      </vt:variant>
      <vt:variant>
        <vt:lpwstr/>
      </vt:variant>
      <vt:variant>
        <vt:lpwstr>_Toc360888531</vt:lpwstr>
      </vt:variant>
      <vt:variant>
        <vt:i4>1179710</vt:i4>
      </vt:variant>
      <vt:variant>
        <vt:i4>230</vt:i4>
      </vt:variant>
      <vt:variant>
        <vt:i4>0</vt:i4>
      </vt:variant>
      <vt:variant>
        <vt:i4>5</vt:i4>
      </vt:variant>
      <vt:variant>
        <vt:lpwstr/>
      </vt:variant>
      <vt:variant>
        <vt:lpwstr>_Toc360888530</vt:lpwstr>
      </vt:variant>
      <vt:variant>
        <vt:i4>1245246</vt:i4>
      </vt:variant>
      <vt:variant>
        <vt:i4>224</vt:i4>
      </vt:variant>
      <vt:variant>
        <vt:i4>0</vt:i4>
      </vt:variant>
      <vt:variant>
        <vt:i4>5</vt:i4>
      </vt:variant>
      <vt:variant>
        <vt:lpwstr/>
      </vt:variant>
      <vt:variant>
        <vt:lpwstr>_Toc360888529</vt:lpwstr>
      </vt:variant>
      <vt:variant>
        <vt:i4>1245246</vt:i4>
      </vt:variant>
      <vt:variant>
        <vt:i4>218</vt:i4>
      </vt:variant>
      <vt:variant>
        <vt:i4>0</vt:i4>
      </vt:variant>
      <vt:variant>
        <vt:i4>5</vt:i4>
      </vt:variant>
      <vt:variant>
        <vt:lpwstr/>
      </vt:variant>
      <vt:variant>
        <vt:lpwstr>_Toc360888528</vt:lpwstr>
      </vt:variant>
      <vt:variant>
        <vt:i4>1245246</vt:i4>
      </vt:variant>
      <vt:variant>
        <vt:i4>212</vt:i4>
      </vt:variant>
      <vt:variant>
        <vt:i4>0</vt:i4>
      </vt:variant>
      <vt:variant>
        <vt:i4>5</vt:i4>
      </vt:variant>
      <vt:variant>
        <vt:lpwstr/>
      </vt:variant>
      <vt:variant>
        <vt:lpwstr>_Toc360888527</vt:lpwstr>
      </vt:variant>
      <vt:variant>
        <vt:i4>1245246</vt:i4>
      </vt:variant>
      <vt:variant>
        <vt:i4>206</vt:i4>
      </vt:variant>
      <vt:variant>
        <vt:i4>0</vt:i4>
      </vt:variant>
      <vt:variant>
        <vt:i4>5</vt:i4>
      </vt:variant>
      <vt:variant>
        <vt:lpwstr/>
      </vt:variant>
      <vt:variant>
        <vt:lpwstr>_Toc360888526</vt:lpwstr>
      </vt:variant>
      <vt:variant>
        <vt:i4>1245246</vt:i4>
      </vt:variant>
      <vt:variant>
        <vt:i4>200</vt:i4>
      </vt:variant>
      <vt:variant>
        <vt:i4>0</vt:i4>
      </vt:variant>
      <vt:variant>
        <vt:i4>5</vt:i4>
      </vt:variant>
      <vt:variant>
        <vt:lpwstr/>
      </vt:variant>
      <vt:variant>
        <vt:lpwstr>_Toc360888525</vt:lpwstr>
      </vt:variant>
      <vt:variant>
        <vt:i4>1245246</vt:i4>
      </vt:variant>
      <vt:variant>
        <vt:i4>194</vt:i4>
      </vt:variant>
      <vt:variant>
        <vt:i4>0</vt:i4>
      </vt:variant>
      <vt:variant>
        <vt:i4>5</vt:i4>
      </vt:variant>
      <vt:variant>
        <vt:lpwstr/>
      </vt:variant>
      <vt:variant>
        <vt:lpwstr>_Toc360888524</vt:lpwstr>
      </vt:variant>
      <vt:variant>
        <vt:i4>1245246</vt:i4>
      </vt:variant>
      <vt:variant>
        <vt:i4>188</vt:i4>
      </vt:variant>
      <vt:variant>
        <vt:i4>0</vt:i4>
      </vt:variant>
      <vt:variant>
        <vt:i4>5</vt:i4>
      </vt:variant>
      <vt:variant>
        <vt:lpwstr/>
      </vt:variant>
      <vt:variant>
        <vt:lpwstr>_Toc360888523</vt:lpwstr>
      </vt:variant>
      <vt:variant>
        <vt:i4>1245246</vt:i4>
      </vt:variant>
      <vt:variant>
        <vt:i4>182</vt:i4>
      </vt:variant>
      <vt:variant>
        <vt:i4>0</vt:i4>
      </vt:variant>
      <vt:variant>
        <vt:i4>5</vt:i4>
      </vt:variant>
      <vt:variant>
        <vt:lpwstr/>
      </vt:variant>
      <vt:variant>
        <vt:lpwstr>_Toc360888522</vt:lpwstr>
      </vt:variant>
      <vt:variant>
        <vt:i4>1245246</vt:i4>
      </vt:variant>
      <vt:variant>
        <vt:i4>176</vt:i4>
      </vt:variant>
      <vt:variant>
        <vt:i4>0</vt:i4>
      </vt:variant>
      <vt:variant>
        <vt:i4>5</vt:i4>
      </vt:variant>
      <vt:variant>
        <vt:lpwstr/>
      </vt:variant>
      <vt:variant>
        <vt:lpwstr>_Toc360888521</vt:lpwstr>
      </vt:variant>
      <vt:variant>
        <vt:i4>1245246</vt:i4>
      </vt:variant>
      <vt:variant>
        <vt:i4>170</vt:i4>
      </vt:variant>
      <vt:variant>
        <vt:i4>0</vt:i4>
      </vt:variant>
      <vt:variant>
        <vt:i4>5</vt:i4>
      </vt:variant>
      <vt:variant>
        <vt:lpwstr/>
      </vt:variant>
      <vt:variant>
        <vt:lpwstr>_Toc360888520</vt:lpwstr>
      </vt:variant>
      <vt:variant>
        <vt:i4>1048638</vt:i4>
      </vt:variant>
      <vt:variant>
        <vt:i4>164</vt:i4>
      </vt:variant>
      <vt:variant>
        <vt:i4>0</vt:i4>
      </vt:variant>
      <vt:variant>
        <vt:i4>5</vt:i4>
      </vt:variant>
      <vt:variant>
        <vt:lpwstr/>
      </vt:variant>
      <vt:variant>
        <vt:lpwstr>_Toc360888519</vt:lpwstr>
      </vt:variant>
      <vt:variant>
        <vt:i4>1048638</vt:i4>
      </vt:variant>
      <vt:variant>
        <vt:i4>158</vt:i4>
      </vt:variant>
      <vt:variant>
        <vt:i4>0</vt:i4>
      </vt:variant>
      <vt:variant>
        <vt:i4>5</vt:i4>
      </vt:variant>
      <vt:variant>
        <vt:lpwstr/>
      </vt:variant>
      <vt:variant>
        <vt:lpwstr>_Toc360888518</vt:lpwstr>
      </vt:variant>
      <vt:variant>
        <vt:i4>1048638</vt:i4>
      </vt:variant>
      <vt:variant>
        <vt:i4>152</vt:i4>
      </vt:variant>
      <vt:variant>
        <vt:i4>0</vt:i4>
      </vt:variant>
      <vt:variant>
        <vt:i4>5</vt:i4>
      </vt:variant>
      <vt:variant>
        <vt:lpwstr/>
      </vt:variant>
      <vt:variant>
        <vt:lpwstr>_Toc360888517</vt:lpwstr>
      </vt:variant>
      <vt:variant>
        <vt:i4>1048638</vt:i4>
      </vt:variant>
      <vt:variant>
        <vt:i4>146</vt:i4>
      </vt:variant>
      <vt:variant>
        <vt:i4>0</vt:i4>
      </vt:variant>
      <vt:variant>
        <vt:i4>5</vt:i4>
      </vt:variant>
      <vt:variant>
        <vt:lpwstr/>
      </vt:variant>
      <vt:variant>
        <vt:lpwstr>_Toc360888516</vt:lpwstr>
      </vt:variant>
      <vt:variant>
        <vt:i4>1048638</vt:i4>
      </vt:variant>
      <vt:variant>
        <vt:i4>140</vt:i4>
      </vt:variant>
      <vt:variant>
        <vt:i4>0</vt:i4>
      </vt:variant>
      <vt:variant>
        <vt:i4>5</vt:i4>
      </vt:variant>
      <vt:variant>
        <vt:lpwstr/>
      </vt:variant>
      <vt:variant>
        <vt:lpwstr>_Toc360888515</vt:lpwstr>
      </vt:variant>
      <vt:variant>
        <vt:i4>1048638</vt:i4>
      </vt:variant>
      <vt:variant>
        <vt:i4>134</vt:i4>
      </vt:variant>
      <vt:variant>
        <vt:i4>0</vt:i4>
      </vt:variant>
      <vt:variant>
        <vt:i4>5</vt:i4>
      </vt:variant>
      <vt:variant>
        <vt:lpwstr/>
      </vt:variant>
      <vt:variant>
        <vt:lpwstr>_Toc360888514</vt:lpwstr>
      </vt:variant>
      <vt:variant>
        <vt:i4>1048638</vt:i4>
      </vt:variant>
      <vt:variant>
        <vt:i4>128</vt:i4>
      </vt:variant>
      <vt:variant>
        <vt:i4>0</vt:i4>
      </vt:variant>
      <vt:variant>
        <vt:i4>5</vt:i4>
      </vt:variant>
      <vt:variant>
        <vt:lpwstr/>
      </vt:variant>
      <vt:variant>
        <vt:lpwstr>_Toc360888513</vt:lpwstr>
      </vt:variant>
      <vt:variant>
        <vt:i4>1048638</vt:i4>
      </vt:variant>
      <vt:variant>
        <vt:i4>122</vt:i4>
      </vt:variant>
      <vt:variant>
        <vt:i4>0</vt:i4>
      </vt:variant>
      <vt:variant>
        <vt:i4>5</vt:i4>
      </vt:variant>
      <vt:variant>
        <vt:lpwstr/>
      </vt:variant>
      <vt:variant>
        <vt:lpwstr>_Toc360888512</vt:lpwstr>
      </vt:variant>
      <vt:variant>
        <vt:i4>1048638</vt:i4>
      </vt:variant>
      <vt:variant>
        <vt:i4>116</vt:i4>
      </vt:variant>
      <vt:variant>
        <vt:i4>0</vt:i4>
      </vt:variant>
      <vt:variant>
        <vt:i4>5</vt:i4>
      </vt:variant>
      <vt:variant>
        <vt:lpwstr/>
      </vt:variant>
      <vt:variant>
        <vt:lpwstr>_Toc360888511</vt:lpwstr>
      </vt:variant>
      <vt:variant>
        <vt:i4>1048638</vt:i4>
      </vt:variant>
      <vt:variant>
        <vt:i4>110</vt:i4>
      </vt:variant>
      <vt:variant>
        <vt:i4>0</vt:i4>
      </vt:variant>
      <vt:variant>
        <vt:i4>5</vt:i4>
      </vt:variant>
      <vt:variant>
        <vt:lpwstr/>
      </vt:variant>
      <vt:variant>
        <vt:lpwstr>_Toc360888510</vt:lpwstr>
      </vt:variant>
      <vt:variant>
        <vt:i4>1114174</vt:i4>
      </vt:variant>
      <vt:variant>
        <vt:i4>104</vt:i4>
      </vt:variant>
      <vt:variant>
        <vt:i4>0</vt:i4>
      </vt:variant>
      <vt:variant>
        <vt:i4>5</vt:i4>
      </vt:variant>
      <vt:variant>
        <vt:lpwstr/>
      </vt:variant>
      <vt:variant>
        <vt:lpwstr>_Toc360888509</vt:lpwstr>
      </vt:variant>
      <vt:variant>
        <vt:i4>1114174</vt:i4>
      </vt:variant>
      <vt:variant>
        <vt:i4>98</vt:i4>
      </vt:variant>
      <vt:variant>
        <vt:i4>0</vt:i4>
      </vt:variant>
      <vt:variant>
        <vt:i4>5</vt:i4>
      </vt:variant>
      <vt:variant>
        <vt:lpwstr/>
      </vt:variant>
      <vt:variant>
        <vt:lpwstr>_Toc360888508</vt:lpwstr>
      </vt:variant>
      <vt:variant>
        <vt:i4>1114174</vt:i4>
      </vt:variant>
      <vt:variant>
        <vt:i4>92</vt:i4>
      </vt:variant>
      <vt:variant>
        <vt:i4>0</vt:i4>
      </vt:variant>
      <vt:variant>
        <vt:i4>5</vt:i4>
      </vt:variant>
      <vt:variant>
        <vt:lpwstr/>
      </vt:variant>
      <vt:variant>
        <vt:lpwstr>_Toc360888507</vt:lpwstr>
      </vt:variant>
      <vt:variant>
        <vt:i4>1114174</vt:i4>
      </vt:variant>
      <vt:variant>
        <vt:i4>86</vt:i4>
      </vt:variant>
      <vt:variant>
        <vt:i4>0</vt:i4>
      </vt:variant>
      <vt:variant>
        <vt:i4>5</vt:i4>
      </vt:variant>
      <vt:variant>
        <vt:lpwstr/>
      </vt:variant>
      <vt:variant>
        <vt:lpwstr>_Toc360888506</vt:lpwstr>
      </vt:variant>
      <vt:variant>
        <vt:i4>1114174</vt:i4>
      </vt:variant>
      <vt:variant>
        <vt:i4>80</vt:i4>
      </vt:variant>
      <vt:variant>
        <vt:i4>0</vt:i4>
      </vt:variant>
      <vt:variant>
        <vt:i4>5</vt:i4>
      </vt:variant>
      <vt:variant>
        <vt:lpwstr/>
      </vt:variant>
      <vt:variant>
        <vt:lpwstr>_Toc360888505</vt:lpwstr>
      </vt:variant>
      <vt:variant>
        <vt:i4>1114174</vt:i4>
      </vt:variant>
      <vt:variant>
        <vt:i4>74</vt:i4>
      </vt:variant>
      <vt:variant>
        <vt:i4>0</vt:i4>
      </vt:variant>
      <vt:variant>
        <vt:i4>5</vt:i4>
      </vt:variant>
      <vt:variant>
        <vt:lpwstr/>
      </vt:variant>
      <vt:variant>
        <vt:lpwstr>_Toc360888504</vt:lpwstr>
      </vt:variant>
      <vt:variant>
        <vt:i4>1114174</vt:i4>
      </vt:variant>
      <vt:variant>
        <vt:i4>68</vt:i4>
      </vt:variant>
      <vt:variant>
        <vt:i4>0</vt:i4>
      </vt:variant>
      <vt:variant>
        <vt:i4>5</vt:i4>
      </vt:variant>
      <vt:variant>
        <vt:lpwstr/>
      </vt:variant>
      <vt:variant>
        <vt:lpwstr>_Toc360888503</vt:lpwstr>
      </vt:variant>
      <vt:variant>
        <vt:i4>1114174</vt:i4>
      </vt:variant>
      <vt:variant>
        <vt:i4>62</vt:i4>
      </vt:variant>
      <vt:variant>
        <vt:i4>0</vt:i4>
      </vt:variant>
      <vt:variant>
        <vt:i4>5</vt:i4>
      </vt:variant>
      <vt:variant>
        <vt:lpwstr/>
      </vt:variant>
      <vt:variant>
        <vt:lpwstr>_Toc360888502</vt:lpwstr>
      </vt:variant>
      <vt:variant>
        <vt:i4>1114174</vt:i4>
      </vt:variant>
      <vt:variant>
        <vt:i4>56</vt:i4>
      </vt:variant>
      <vt:variant>
        <vt:i4>0</vt:i4>
      </vt:variant>
      <vt:variant>
        <vt:i4>5</vt:i4>
      </vt:variant>
      <vt:variant>
        <vt:lpwstr/>
      </vt:variant>
      <vt:variant>
        <vt:lpwstr>_Toc360888501</vt:lpwstr>
      </vt:variant>
      <vt:variant>
        <vt:i4>1114174</vt:i4>
      </vt:variant>
      <vt:variant>
        <vt:i4>50</vt:i4>
      </vt:variant>
      <vt:variant>
        <vt:i4>0</vt:i4>
      </vt:variant>
      <vt:variant>
        <vt:i4>5</vt:i4>
      </vt:variant>
      <vt:variant>
        <vt:lpwstr/>
      </vt:variant>
      <vt:variant>
        <vt:lpwstr>_Toc360888500</vt:lpwstr>
      </vt:variant>
      <vt:variant>
        <vt:i4>1572927</vt:i4>
      </vt:variant>
      <vt:variant>
        <vt:i4>44</vt:i4>
      </vt:variant>
      <vt:variant>
        <vt:i4>0</vt:i4>
      </vt:variant>
      <vt:variant>
        <vt:i4>5</vt:i4>
      </vt:variant>
      <vt:variant>
        <vt:lpwstr/>
      </vt:variant>
      <vt:variant>
        <vt:lpwstr>_Toc360888499</vt:lpwstr>
      </vt:variant>
      <vt:variant>
        <vt:i4>1572927</vt:i4>
      </vt:variant>
      <vt:variant>
        <vt:i4>38</vt:i4>
      </vt:variant>
      <vt:variant>
        <vt:i4>0</vt:i4>
      </vt:variant>
      <vt:variant>
        <vt:i4>5</vt:i4>
      </vt:variant>
      <vt:variant>
        <vt:lpwstr/>
      </vt:variant>
      <vt:variant>
        <vt:lpwstr>_Toc360888498</vt:lpwstr>
      </vt:variant>
      <vt:variant>
        <vt:i4>1572927</vt:i4>
      </vt:variant>
      <vt:variant>
        <vt:i4>32</vt:i4>
      </vt:variant>
      <vt:variant>
        <vt:i4>0</vt:i4>
      </vt:variant>
      <vt:variant>
        <vt:i4>5</vt:i4>
      </vt:variant>
      <vt:variant>
        <vt:lpwstr/>
      </vt:variant>
      <vt:variant>
        <vt:lpwstr>_Toc360888497</vt:lpwstr>
      </vt:variant>
      <vt:variant>
        <vt:i4>1572927</vt:i4>
      </vt:variant>
      <vt:variant>
        <vt:i4>26</vt:i4>
      </vt:variant>
      <vt:variant>
        <vt:i4>0</vt:i4>
      </vt:variant>
      <vt:variant>
        <vt:i4>5</vt:i4>
      </vt:variant>
      <vt:variant>
        <vt:lpwstr/>
      </vt:variant>
      <vt:variant>
        <vt:lpwstr>_Toc360888496</vt:lpwstr>
      </vt:variant>
      <vt:variant>
        <vt:i4>1572927</vt:i4>
      </vt:variant>
      <vt:variant>
        <vt:i4>20</vt:i4>
      </vt:variant>
      <vt:variant>
        <vt:i4>0</vt:i4>
      </vt:variant>
      <vt:variant>
        <vt:i4>5</vt:i4>
      </vt:variant>
      <vt:variant>
        <vt:lpwstr/>
      </vt:variant>
      <vt:variant>
        <vt:lpwstr>_Toc360888495</vt:lpwstr>
      </vt:variant>
      <vt:variant>
        <vt:i4>1572927</vt:i4>
      </vt:variant>
      <vt:variant>
        <vt:i4>14</vt:i4>
      </vt:variant>
      <vt:variant>
        <vt:i4>0</vt:i4>
      </vt:variant>
      <vt:variant>
        <vt:i4>5</vt:i4>
      </vt:variant>
      <vt:variant>
        <vt:lpwstr/>
      </vt:variant>
      <vt:variant>
        <vt:lpwstr>_Toc360888494</vt:lpwstr>
      </vt:variant>
      <vt:variant>
        <vt:i4>1638463</vt:i4>
      </vt:variant>
      <vt:variant>
        <vt:i4>8</vt:i4>
      </vt:variant>
      <vt:variant>
        <vt:i4>0</vt:i4>
      </vt:variant>
      <vt:variant>
        <vt:i4>5</vt:i4>
      </vt:variant>
      <vt:variant>
        <vt:lpwstr/>
      </vt:variant>
      <vt:variant>
        <vt:lpwstr>_Toc360888488</vt:lpwstr>
      </vt:variant>
      <vt:variant>
        <vt:i4>1638463</vt:i4>
      </vt:variant>
      <vt:variant>
        <vt:i4>2</vt:i4>
      </vt:variant>
      <vt:variant>
        <vt:i4>0</vt:i4>
      </vt:variant>
      <vt:variant>
        <vt:i4>5</vt:i4>
      </vt:variant>
      <vt:variant>
        <vt:lpwstr/>
      </vt:variant>
      <vt:variant>
        <vt:lpwstr>_Toc360888487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武靖</dc:creator>
  <cp:keywords/>
  <dc:description/>
  <cp:lastModifiedBy>dongwg</cp:lastModifiedBy>
  <cp:revision>258</cp:revision>
  <dcterms:created xsi:type="dcterms:W3CDTF">2015-04-11T07:35:00Z</dcterms:created>
  <dcterms:modified xsi:type="dcterms:W3CDTF">2015-06-05T09:34:00Z</dcterms:modified>
</cp:coreProperties>
</file>